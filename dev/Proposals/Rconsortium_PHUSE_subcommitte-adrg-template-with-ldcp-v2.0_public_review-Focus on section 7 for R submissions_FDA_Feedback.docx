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A1032" w14:textId="77777777" w:rsidR="00141DFB" w:rsidRDefault="00141DFB">
      <w:pPr>
        <w:pStyle w:val="normal1"/>
        <w:spacing w:before="288" w:line="240" w:lineRule="auto"/>
        <w:jc w:val="center"/>
        <w:rPr>
          <w:b/>
          <w:sz w:val="56"/>
          <w:szCs w:val="56"/>
        </w:rPr>
      </w:pPr>
    </w:p>
    <w:p w14:paraId="6C1A1033" w14:textId="77777777" w:rsidR="00141DFB" w:rsidRDefault="00141DFB">
      <w:pPr>
        <w:pStyle w:val="normal1"/>
        <w:spacing w:before="288" w:line="240" w:lineRule="auto"/>
        <w:jc w:val="center"/>
        <w:rPr>
          <w:b/>
          <w:sz w:val="56"/>
          <w:szCs w:val="56"/>
        </w:rPr>
      </w:pPr>
    </w:p>
    <w:p w14:paraId="6C1A1034" w14:textId="77777777" w:rsidR="00141DFB" w:rsidRDefault="00A53DE9">
      <w:pPr>
        <w:pStyle w:val="normal1"/>
        <w:spacing w:before="288" w:line="240" w:lineRule="auto"/>
        <w:jc w:val="center"/>
        <w:rPr>
          <w:sz w:val="70"/>
          <w:szCs w:val="70"/>
        </w:rPr>
      </w:pPr>
      <w:r>
        <w:rPr>
          <w:sz w:val="70"/>
          <w:szCs w:val="70"/>
        </w:rPr>
        <w:t>Analysis Data Reviewer’s Guide</w:t>
      </w:r>
    </w:p>
    <w:p w14:paraId="6C1A1035" w14:textId="77777777" w:rsidR="00141DFB" w:rsidRDefault="00141DFB">
      <w:pPr>
        <w:pStyle w:val="normal1"/>
        <w:spacing w:before="288" w:line="240" w:lineRule="auto"/>
        <w:rPr>
          <w:sz w:val="44"/>
          <w:szCs w:val="44"/>
        </w:rPr>
      </w:pPr>
    </w:p>
    <w:p w14:paraId="6C1A1036" w14:textId="77777777" w:rsidR="00141DFB" w:rsidRDefault="00A53DE9">
      <w:pPr>
        <w:pStyle w:val="normal1"/>
        <w:spacing w:before="288" w:line="240" w:lineRule="auto"/>
        <w:jc w:val="center"/>
        <w:rPr>
          <w:sz w:val="44"/>
          <w:szCs w:val="44"/>
        </w:rPr>
      </w:pPr>
      <w:r>
        <w:rPr>
          <w:sz w:val="44"/>
          <w:szCs w:val="44"/>
        </w:rPr>
        <w:t>&lt;Sponsor Name&gt;</w:t>
      </w:r>
    </w:p>
    <w:p w14:paraId="6C1A1037" w14:textId="77777777" w:rsidR="00141DFB" w:rsidRDefault="00A53DE9">
      <w:pPr>
        <w:pStyle w:val="Title"/>
        <w:rPr>
          <w:rFonts w:ascii="Times New Roman" w:hAnsi="Times New Roman" w:cs="Times New Roman"/>
          <w:b w:val="0"/>
          <w:sz w:val="44"/>
          <w:szCs w:val="44"/>
        </w:rPr>
      </w:pPr>
      <w:r>
        <w:rPr>
          <w:rFonts w:ascii="Times New Roman" w:hAnsi="Times New Roman" w:cs="Times New Roman"/>
          <w:b w:val="0"/>
          <w:sz w:val="44"/>
          <w:szCs w:val="44"/>
        </w:rPr>
        <w:t>Study &lt;Protocol Number&gt;</w:t>
      </w:r>
    </w:p>
    <w:p w14:paraId="6C1A1038" w14:textId="77777777" w:rsidR="00141DFB" w:rsidRDefault="00141DFB">
      <w:pPr>
        <w:pStyle w:val="normal1"/>
        <w:rPr>
          <w:b/>
        </w:rPr>
      </w:pPr>
    </w:p>
    <w:p w14:paraId="6C1A1039" w14:textId="77777777" w:rsidR="00141DFB" w:rsidRDefault="00A53DE9">
      <w:pPr>
        <w:pStyle w:val="normal1"/>
        <w:widowControl w:val="0"/>
        <w:spacing w:before="0" w:line="252" w:lineRule="auto"/>
        <w:ind w:right="1"/>
        <w:jc w:val="center"/>
        <w:rPr>
          <w:rFonts w:ascii="Calibri" w:eastAsia="Calibri" w:hAnsi="Calibri" w:cs="Calibri"/>
          <w:color w:val="000000"/>
          <w:sz w:val="28"/>
          <w:szCs w:val="28"/>
        </w:rPr>
      </w:pPr>
      <w:r>
        <w:rPr>
          <w:rFonts w:ascii="Calibri" w:eastAsia="Calibri" w:hAnsi="Calibri" w:cs="Calibri"/>
          <w:color w:val="000000"/>
          <w:sz w:val="28"/>
          <w:szCs w:val="28"/>
        </w:rPr>
        <w:t xml:space="preserve">ADRG Template Version </w:t>
      </w:r>
      <w:proofErr w:type="spellStart"/>
      <w:r>
        <w:rPr>
          <w:rFonts w:ascii="Calibri" w:eastAsia="Calibri" w:hAnsi="Calibri" w:cs="Calibri"/>
          <w:color w:val="000000"/>
          <w:sz w:val="28"/>
          <w:szCs w:val="28"/>
        </w:rPr>
        <w:t>ccyy</w:t>
      </w:r>
      <w:proofErr w:type="spellEnd"/>
      <w:r>
        <w:rPr>
          <w:rFonts w:ascii="Calibri" w:eastAsia="Calibri" w:hAnsi="Calibri" w:cs="Calibri"/>
          <w:color w:val="000000"/>
          <w:sz w:val="28"/>
          <w:szCs w:val="28"/>
        </w:rPr>
        <w:t>-mm-dd</w:t>
      </w:r>
    </w:p>
    <w:p w14:paraId="6C1A103A" w14:textId="77777777" w:rsidR="00141DFB" w:rsidRDefault="00141DFB">
      <w:pPr>
        <w:pStyle w:val="normal1"/>
        <w:spacing w:before="288" w:line="240" w:lineRule="auto"/>
        <w:jc w:val="center"/>
        <w:rPr>
          <w:b/>
          <w:sz w:val="56"/>
          <w:szCs w:val="56"/>
        </w:rPr>
      </w:pPr>
    </w:p>
    <w:p w14:paraId="6C1A103B" w14:textId="77777777" w:rsidR="00141DFB" w:rsidRDefault="00141DFB">
      <w:pPr>
        <w:pStyle w:val="normal1"/>
        <w:rPr>
          <w:sz w:val="56"/>
          <w:szCs w:val="56"/>
        </w:rPr>
      </w:pPr>
    </w:p>
    <w:p w14:paraId="6C1A103C" w14:textId="77777777" w:rsidR="00141DFB" w:rsidRDefault="00141DFB">
      <w:pPr>
        <w:pStyle w:val="normal1"/>
        <w:rPr>
          <w:sz w:val="56"/>
          <w:szCs w:val="56"/>
        </w:rPr>
      </w:pPr>
    </w:p>
    <w:p w14:paraId="6C1A103D" w14:textId="77777777" w:rsidR="00141DFB" w:rsidRDefault="00141DFB">
      <w:pPr>
        <w:pStyle w:val="normal1"/>
        <w:rPr>
          <w:sz w:val="56"/>
          <w:szCs w:val="56"/>
        </w:rPr>
      </w:pPr>
    </w:p>
    <w:p w14:paraId="6C1A103E" w14:textId="77777777" w:rsidR="00141DFB" w:rsidRDefault="00141DFB">
      <w:pPr>
        <w:pStyle w:val="normal1"/>
        <w:rPr>
          <w:sz w:val="56"/>
          <w:szCs w:val="56"/>
        </w:rPr>
      </w:pPr>
    </w:p>
    <w:p w14:paraId="6C1A103F" w14:textId="77777777" w:rsidR="00141DFB" w:rsidRDefault="00A53DE9">
      <w:pPr>
        <w:pStyle w:val="normal1"/>
        <w:tabs>
          <w:tab w:val="left" w:pos="8304"/>
        </w:tabs>
        <w:rPr>
          <w:sz w:val="56"/>
          <w:szCs w:val="56"/>
        </w:rPr>
      </w:pPr>
      <w:r>
        <w:rPr>
          <w:sz w:val="56"/>
          <w:szCs w:val="56"/>
        </w:rPr>
        <w:tab/>
      </w:r>
    </w:p>
    <w:p w14:paraId="6C1A1040" w14:textId="77777777" w:rsidR="00141DFB" w:rsidRDefault="00A53DE9">
      <w:pPr>
        <w:pStyle w:val="normal1"/>
        <w:spacing w:before="288" w:line="240" w:lineRule="auto"/>
        <w:jc w:val="center"/>
        <w:rPr>
          <w:sz w:val="56"/>
          <w:szCs w:val="56"/>
        </w:rPr>
      </w:pPr>
      <w:r>
        <w:br w:type="page"/>
      </w:r>
    </w:p>
    <w:p w14:paraId="6C1A1041" w14:textId="77777777" w:rsidR="00141DFB" w:rsidRDefault="00A53DE9">
      <w:pPr>
        <w:pStyle w:val="normal1"/>
        <w:spacing w:before="0" w:line="240" w:lineRule="auto"/>
        <w:jc w:val="center"/>
        <w:rPr>
          <w:b/>
          <w:sz w:val="56"/>
          <w:szCs w:val="56"/>
        </w:rPr>
      </w:pPr>
      <w:r>
        <w:rPr>
          <w:b/>
          <w:sz w:val="56"/>
          <w:szCs w:val="56"/>
        </w:rPr>
        <w:lastRenderedPageBreak/>
        <w:t>Analysis Data Reviewer’s Guide</w:t>
      </w:r>
    </w:p>
    <w:p w14:paraId="6C1A1042" w14:textId="77777777" w:rsidR="00141DFB" w:rsidRDefault="00141DFB">
      <w:pPr>
        <w:pStyle w:val="normal1"/>
        <w:spacing w:before="288" w:line="240" w:lineRule="auto"/>
      </w:pPr>
    </w:p>
    <w:p w14:paraId="6C1A1043" w14:textId="77777777" w:rsidR="00141DFB" w:rsidRDefault="00A53DE9">
      <w:pPr>
        <w:pStyle w:val="normal1"/>
        <w:keepNext/>
        <w:keepLines/>
        <w:spacing w:before="360" w:line="240" w:lineRule="auto"/>
        <w:ind w:left="360" w:hanging="360"/>
        <w:rPr>
          <w:rFonts w:eastAsia="Times New Roman" w:cs="Times New Roman"/>
          <w:b/>
          <w:color w:val="000000"/>
          <w:sz w:val="28"/>
          <w:szCs w:val="28"/>
        </w:rPr>
      </w:pPr>
      <w:r>
        <w:rPr>
          <w:rFonts w:eastAsia="Times New Roman" w:cs="Times New Roman"/>
          <w:b/>
          <w:color w:val="000000"/>
          <w:sz w:val="28"/>
          <w:szCs w:val="28"/>
        </w:rPr>
        <w:t>Contents</w:t>
      </w:r>
    </w:p>
    <w:sdt>
      <w:sdtPr>
        <w:id w:val="1161274423"/>
        <w:docPartObj>
          <w:docPartGallery w:val="Table of Contents"/>
          <w:docPartUnique/>
        </w:docPartObj>
      </w:sdtPr>
      <w:sdtContent>
        <w:p w14:paraId="6C1A1044" w14:textId="77777777" w:rsidR="00141DFB" w:rsidRDefault="00A53DE9">
          <w:pPr>
            <w:pStyle w:val="normal1"/>
            <w:tabs>
              <w:tab w:val="left" w:pos="446"/>
              <w:tab w:val="right" w:pos="9350"/>
            </w:tabs>
            <w:spacing w:after="60" w:line="240" w:lineRule="auto"/>
            <w:rPr>
              <w:rFonts w:ascii="Calibri" w:eastAsia="Calibri" w:hAnsi="Calibri" w:cs="Calibri"/>
              <w:color w:val="000000"/>
              <w:sz w:val="24"/>
              <w:szCs w:val="24"/>
            </w:rPr>
          </w:pPr>
          <w:r>
            <w:fldChar w:fldCharType="begin"/>
          </w:r>
          <w:r>
            <w:rPr>
              <w:rStyle w:val="IndexLink"/>
              <w:rFonts w:eastAsia="Times New Roman" w:cs="Times New Roman"/>
              <w:webHidden/>
              <w:color w:val="000000"/>
            </w:rPr>
            <w:instrText xml:space="preserve"> TOC \z \o "1-9" \u \t "Heading 1,1,Heading 2,2,Heading 3,3,Heading 4,3,Heading 5,3" \h</w:instrText>
          </w:r>
          <w:r>
            <w:rPr>
              <w:rStyle w:val="IndexLink"/>
            </w:rPr>
            <w:fldChar w:fldCharType="separate"/>
          </w:r>
          <w:hyperlink w:anchor="_heading=h.p9cf036w6ntv">
            <w:r>
              <w:rPr>
                <w:rStyle w:val="IndexLink"/>
                <w:rFonts w:eastAsia="Times New Roman" w:cs="Times New Roman"/>
                <w:webHidden/>
                <w:color w:val="000000"/>
              </w:rPr>
              <w:t>1.</w:t>
            </w:r>
          </w:hyperlink>
          <w:hyperlink w:anchor="_heading=h.p9cf036w6ntv">
            <w:r>
              <w:rPr>
                <w:rStyle w:val="IndexLink"/>
                <w:rFonts w:ascii="Calibri" w:eastAsia="Calibri" w:hAnsi="Calibri" w:cs="Calibri"/>
                <w:webHidden/>
                <w:color w:val="000000"/>
                <w:sz w:val="24"/>
                <w:szCs w:val="24"/>
              </w:rPr>
              <w:tab/>
            </w:r>
          </w:hyperlink>
          <w:r>
            <w:rPr>
              <w:rFonts w:eastAsia="Times New Roman" w:cs="Times New Roman"/>
              <w:color w:val="000000"/>
            </w:rPr>
            <w:t>Introduction</w:t>
          </w:r>
          <w:r>
            <w:rPr>
              <w:rFonts w:eastAsia="Times New Roman" w:cs="Times New Roman"/>
              <w:color w:val="000000"/>
            </w:rPr>
            <w:tab/>
            <w:t>1</w:t>
          </w:r>
        </w:p>
        <w:p w14:paraId="6C1A1045" w14:textId="77777777" w:rsidR="00141DFB" w:rsidRDefault="00A53DE9">
          <w:pPr>
            <w:pStyle w:val="normal1"/>
            <w:tabs>
              <w:tab w:val="left" w:pos="880"/>
              <w:tab w:val="right" w:pos="9350"/>
            </w:tabs>
            <w:spacing w:before="60" w:line="240" w:lineRule="auto"/>
            <w:ind w:left="216"/>
            <w:rPr>
              <w:rFonts w:ascii="Calibri" w:eastAsia="Calibri" w:hAnsi="Calibri" w:cs="Calibri"/>
              <w:color w:val="000000"/>
              <w:sz w:val="24"/>
              <w:szCs w:val="24"/>
            </w:rPr>
          </w:pPr>
          <w:hyperlink w:anchor="_heading=h.s69cs18pnn8g">
            <w:r>
              <w:rPr>
                <w:rStyle w:val="IndexLink"/>
                <w:rFonts w:eastAsia="Times New Roman" w:cs="Times New Roman"/>
                <w:webHidden/>
                <w:color w:val="000000"/>
              </w:rPr>
              <w:t>1.1</w:t>
            </w:r>
          </w:hyperlink>
          <w:hyperlink w:anchor="_heading=h.s69cs18pnn8g">
            <w:r>
              <w:rPr>
                <w:rStyle w:val="IndexLink"/>
                <w:rFonts w:ascii="Calibri" w:eastAsia="Calibri" w:hAnsi="Calibri" w:cs="Calibri"/>
                <w:webHidden/>
                <w:color w:val="000000"/>
                <w:sz w:val="24"/>
                <w:szCs w:val="24"/>
              </w:rPr>
              <w:tab/>
            </w:r>
          </w:hyperlink>
          <w:r>
            <w:rPr>
              <w:rFonts w:eastAsia="Times New Roman" w:cs="Times New Roman"/>
              <w:color w:val="000000"/>
            </w:rPr>
            <w:t>Purpose</w:t>
          </w:r>
          <w:r>
            <w:rPr>
              <w:rFonts w:eastAsia="Times New Roman" w:cs="Times New Roman"/>
              <w:color w:val="000000"/>
            </w:rPr>
            <w:tab/>
            <w:t>1</w:t>
          </w:r>
        </w:p>
        <w:p w14:paraId="6C1A1046" w14:textId="77777777" w:rsidR="00141DFB" w:rsidRDefault="00A53DE9">
          <w:pPr>
            <w:pStyle w:val="normal1"/>
            <w:tabs>
              <w:tab w:val="left" w:pos="880"/>
              <w:tab w:val="right" w:pos="9350"/>
            </w:tabs>
            <w:spacing w:before="60" w:line="240" w:lineRule="auto"/>
            <w:ind w:left="216"/>
            <w:rPr>
              <w:rFonts w:ascii="Calibri" w:eastAsia="Calibri" w:hAnsi="Calibri" w:cs="Calibri"/>
              <w:color w:val="000000"/>
              <w:sz w:val="24"/>
              <w:szCs w:val="24"/>
            </w:rPr>
          </w:pPr>
          <w:hyperlink w:anchor="_heading=h.fxqi5xneym9b">
            <w:r>
              <w:rPr>
                <w:rStyle w:val="IndexLink"/>
                <w:rFonts w:eastAsia="Times New Roman" w:cs="Times New Roman"/>
                <w:webHidden/>
                <w:color w:val="000000"/>
              </w:rPr>
              <w:t>1.2</w:t>
            </w:r>
          </w:hyperlink>
          <w:hyperlink w:anchor="_heading=h.fxqi5xneym9b">
            <w:r>
              <w:rPr>
                <w:rStyle w:val="IndexLink"/>
                <w:rFonts w:ascii="Calibri" w:eastAsia="Calibri" w:hAnsi="Calibri" w:cs="Calibri"/>
                <w:webHidden/>
                <w:color w:val="000000"/>
                <w:sz w:val="24"/>
                <w:szCs w:val="24"/>
              </w:rPr>
              <w:tab/>
            </w:r>
          </w:hyperlink>
          <w:r>
            <w:rPr>
              <w:rFonts w:eastAsia="Times New Roman" w:cs="Times New Roman"/>
              <w:color w:val="000000"/>
            </w:rPr>
            <w:t>Acronyms</w:t>
          </w:r>
          <w:r>
            <w:rPr>
              <w:rFonts w:eastAsia="Times New Roman" w:cs="Times New Roman"/>
              <w:color w:val="000000"/>
            </w:rPr>
            <w:tab/>
            <w:t>1</w:t>
          </w:r>
        </w:p>
        <w:p w14:paraId="6C1A1047" w14:textId="77777777" w:rsidR="00141DFB" w:rsidRDefault="00A53DE9">
          <w:pPr>
            <w:pStyle w:val="normal1"/>
            <w:tabs>
              <w:tab w:val="left" w:pos="880"/>
              <w:tab w:val="right" w:pos="9350"/>
            </w:tabs>
            <w:spacing w:before="60" w:line="240" w:lineRule="auto"/>
            <w:ind w:left="216"/>
            <w:rPr>
              <w:rFonts w:ascii="Calibri" w:eastAsia="Calibri" w:hAnsi="Calibri" w:cs="Calibri"/>
              <w:color w:val="000000"/>
              <w:sz w:val="24"/>
              <w:szCs w:val="24"/>
            </w:rPr>
          </w:pPr>
          <w:hyperlink w:anchor="_heading=h.al40pp25avc1">
            <w:r>
              <w:rPr>
                <w:rStyle w:val="IndexLink"/>
                <w:rFonts w:eastAsia="Times New Roman" w:cs="Times New Roman"/>
                <w:webHidden/>
                <w:color w:val="000000"/>
              </w:rPr>
              <w:t>1.3</w:t>
            </w:r>
          </w:hyperlink>
          <w:hyperlink w:anchor="_heading=h.al40pp25avc1">
            <w:r>
              <w:rPr>
                <w:rStyle w:val="IndexLink"/>
                <w:rFonts w:ascii="Calibri" w:eastAsia="Calibri" w:hAnsi="Calibri" w:cs="Calibri"/>
                <w:webHidden/>
                <w:color w:val="000000"/>
                <w:sz w:val="24"/>
                <w:szCs w:val="24"/>
              </w:rPr>
              <w:tab/>
            </w:r>
          </w:hyperlink>
          <w:r>
            <w:rPr>
              <w:rFonts w:eastAsia="Times New Roman" w:cs="Times New Roman"/>
              <w:color w:val="000000"/>
            </w:rPr>
            <w:t>Study Data Standards and Dictionary Inventory</w:t>
          </w:r>
          <w:r>
            <w:rPr>
              <w:rFonts w:eastAsia="Times New Roman" w:cs="Times New Roman"/>
              <w:color w:val="000000"/>
            </w:rPr>
            <w:tab/>
            <w:t>1</w:t>
          </w:r>
        </w:p>
        <w:p w14:paraId="6C1A1048" w14:textId="77777777" w:rsidR="00141DFB" w:rsidRDefault="00A53DE9">
          <w:pPr>
            <w:pStyle w:val="normal1"/>
            <w:tabs>
              <w:tab w:val="left" w:pos="880"/>
              <w:tab w:val="right" w:pos="9350"/>
            </w:tabs>
            <w:spacing w:before="60" w:line="240" w:lineRule="auto"/>
            <w:ind w:left="216"/>
            <w:rPr>
              <w:rFonts w:ascii="Calibri" w:eastAsia="Calibri" w:hAnsi="Calibri" w:cs="Calibri"/>
              <w:color w:val="000000"/>
              <w:sz w:val="24"/>
              <w:szCs w:val="24"/>
            </w:rPr>
          </w:pPr>
          <w:hyperlink w:anchor="_heading=h.6zn4vlmrdvmu">
            <w:r>
              <w:rPr>
                <w:rStyle w:val="IndexLink"/>
                <w:rFonts w:eastAsia="Times New Roman" w:cs="Times New Roman"/>
                <w:webHidden/>
                <w:color w:val="000000"/>
              </w:rPr>
              <w:t>1.4</w:t>
            </w:r>
          </w:hyperlink>
          <w:hyperlink w:anchor="_heading=h.6zn4vlmrdvmu">
            <w:r>
              <w:rPr>
                <w:rStyle w:val="IndexLink"/>
                <w:rFonts w:ascii="Calibri" w:eastAsia="Calibri" w:hAnsi="Calibri" w:cs="Calibri"/>
                <w:webHidden/>
                <w:color w:val="000000"/>
                <w:sz w:val="24"/>
                <w:szCs w:val="24"/>
              </w:rPr>
              <w:tab/>
            </w:r>
          </w:hyperlink>
          <w:r>
            <w:rPr>
              <w:rFonts w:eastAsia="Times New Roman" w:cs="Times New Roman"/>
              <w:color w:val="000000"/>
            </w:rPr>
            <w:t>Source Data Used for Analysis Dataset Creation</w:t>
          </w:r>
          <w:r>
            <w:rPr>
              <w:rFonts w:eastAsia="Times New Roman" w:cs="Times New Roman"/>
              <w:color w:val="000000"/>
            </w:rPr>
            <w:tab/>
            <w:t>1</w:t>
          </w:r>
        </w:p>
        <w:p w14:paraId="6C1A1049" w14:textId="77777777" w:rsidR="00141DFB" w:rsidRDefault="00A53DE9">
          <w:pPr>
            <w:pStyle w:val="normal1"/>
            <w:tabs>
              <w:tab w:val="left" w:pos="446"/>
              <w:tab w:val="right" w:pos="9350"/>
            </w:tabs>
            <w:spacing w:after="60" w:line="240" w:lineRule="auto"/>
            <w:rPr>
              <w:rFonts w:ascii="Calibri" w:eastAsia="Calibri" w:hAnsi="Calibri" w:cs="Calibri"/>
              <w:color w:val="000000"/>
              <w:sz w:val="24"/>
              <w:szCs w:val="24"/>
            </w:rPr>
          </w:pPr>
          <w:hyperlink w:anchor="_heading=h.le1ymvaamr20">
            <w:r>
              <w:rPr>
                <w:rStyle w:val="IndexLink"/>
                <w:rFonts w:eastAsia="Times New Roman" w:cs="Times New Roman"/>
                <w:webHidden/>
                <w:color w:val="000000"/>
              </w:rPr>
              <w:t>2.</w:t>
            </w:r>
          </w:hyperlink>
          <w:hyperlink w:anchor="_heading=h.le1ymvaamr20">
            <w:r>
              <w:rPr>
                <w:rStyle w:val="IndexLink"/>
                <w:rFonts w:ascii="Calibri" w:eastAsia="Calibri" w:hAnsi="Calibri" w:cs="Calibri"/>
                <w:webHidden/>
                <w:color w:val="000000"/>
                <w:sz w:val="24"/>
                <w:szCs w:val="24"/>
              </w:rPr>
              <w:tab/>
            </w:r>
          </w:hyperlink>
          <w:r>
            <w:rPr>
              <w:rFonts w:eastAsia="Times New Roman" w:cs="Times New Roman"/>
              <w:color w:val="000000"/>
            </w:rPr>
            <w:t>Protocol Description</w:t>
          </w:r>
          <w:r>
            <w:rPr>
              <w:rFonts w:eastAsia="Times New Roman" w:cs="Times New Roman"/>
              <w:color w:val="000000"/>
            </w:rPr>
            <w:tab/>
            <w:t>1</w:t>
          </w:r>
        </w:p>
        <w:p w14:paraId="6C1A104A" w14:textId="77777777" w:rsidR="00141DFB" w:rsidRDefault="00A53DE9">
          <w:pPr>
            <w:pStyle w:val="normal1"/>
            <w:tabs>
              <w:tab w:val="left" w:pos="880"/>
              <w:tab w:val="right" w:pos="9350"/>
            </w:tabs>
            <w:spacing w:before="60" w:line="240" w:lineRule="auto"/>
            <w:ind w:left="216"/>
            <w:rPr>
              <w:rFonts w:ascii="Calibri" w:eastAsia="Calibri" w:hAnsi="Calibri" w:cs="Calibri"/>
              <w:color w:val="000000"/>
              <w:sz w:val="24"/>
              <w:szCs w:val="24"/>
            </w:rPr>
          </w:pPr>
          <w:hyperlink w:anchor="_heading=h.q7gxhacktsnp">
            <w:r>
              <w:rPr>
                <w:rStyle w:val="IndexLink"/>
                <w:rFonts w:eastAsia="Times New Roman" w:cs="Times New Roman"/>
                <w:webHidden/>
                <w:color w:val="000000"/>
              </w:rPr>
              <w:t>2.1</w:t>
            </w:r>
          </w:hyperlink>
          <w:hyperlink w:anchor="_heading=h.q7gxhacktsnp">
            <w:r>
              <w:rPr>
                <w:rStyle w:val="IndexLink"/>
                <w:rFonts w:ascii="Calibri" w:eastAsia="Calibri" w:hAnsi="Calibri" w:cs="Calibri"/>
                <w:webHidden/>
                <w:color w:val="000000"/>
                <w:sz w:val="24"/>
                <w:szCs w:val="24"/>
              </w:rPr>
              <w:tab/>
            </w:r>
          </w:hyperlink>
          <w:r>
            <w:rPr>
              <w:rFonts w:eastAsia="Times New Roman" w:cs="Times New Roman"/>
              <w:color w:val="000000"/>
            </w:rPr>
            <w:t>Protocol Number and Title</w:t>
          </w:r>
          <w:r>
            <w:rPr>
              <w:rFonts w:eastAsia="Times New Roman" w:cs="Times New Roman"/>
              <w:color w:val="000000"/>
            </w:rPr>
            <w:tab/>
            <w:t>1</w:t>
          </w:r>
        </w:p>
        <w:p w14:paraId="6C1A104B" w14:textId="77777777" w:rsidR="00141DFB" w:rsidRDefault="00A53DE9">
          <w:pPr>
            <w:pStyle w:val="normal1"/>
            <w:tabs>
              <w:tab w:val="left" w:pos="880"/>
              <w:tab w:val="right" w:pos="9350"/>
            </w:tabs>
            <w:spacing w:before="60" w:line="240" w:lineRule="auto"/>
            <w:ind w:left="216"/>
            <w:rPr>
              <w:rFonts w:ascii="Calibri" w:eastAsia="Calibri" w:hAnsi="Calibri" w:cs="Calibri"/>
              <w:color w:val="000000"/>
              <w:sz w:val="24"/>
              <w:szCs w:val="24"/>
            </w:rPr>
          </w:pPr>
          <w:hyperlink w:anchor="_heading=h.j7w4wd1hjv7r">
            <w:r>
              <w:rPr>
                <w:rStyle w:val="IndexLink"/>
                <w:rFonts w:eastAsia="Times New Roman" w:cs="Times New Roman"/>
                <w:webHidden/>
                <w:color w:val="000000"/>
              </w:rPr>
              <w:t>2.2</w:t>
            </w:r>
          </w:hyperlink>
          <w:hyperlink w:anchor="_heading=h.j7w4wd1hjv7r">
            <w:r>
              <w:rPr>
                <w:rStyle w:val="IndexLink"/>
                <w:rFonts w:ascii="Calibri" w:eastAsia="Calibri" w:hAnsi="Calibri" w:cs="Calibri"/>
                <w:webHidden/>
                <w:color w:val="000000"/>
                <w:sz w:val="24"/>
                <w:szCs w:val="24"/>
              </w:rPr>
              <w:tab/>
            </w:r>
          </w:hyperlink>
          <w:r>
            <w:rPr>
              <w:rFonts w:eastAsia="Times New Roman" w:cs="Times New Roman"/>
              <w:color w:val="000000"/>
            </w:rPr>
            <w:t>Protocol Design in Relation to ADaM Concepts</w:t>
          </w:r>
          <w:r>
            <w:rPr>
              <w:rFonts w:eastAsia="Times New Roman" w:cs="Times New Roman"/>
              <w:color w:val="000000"/>
            </w:rPr>
            <w:tab/>
            <w:t>1</w:t>
          </w:r>
        </w:p>
        <w:p w14:paraId="6C1A104C" w14:textId="77777777" w:rsidR="00141DFB" w:rsidRDefault="00A53DE9">
          <w:pPr>
            <w:pStyle w:val="normal1"/>
            <w:tabs>
              <w:tab w:val="left" w:pos="446"/>
              <w:tab w:val="right" w:pos="9350"/>
            </w:tabs>
            <w:spacing w:after="60" w:line="240" w:lineRule="auto"/>
            <w:rPr>
              <w:rFonts w:ascii="Calibri" w:eastAsia="Calibri" w:hAnsi="Calibri" w:cs="Calibri"/>
              <w:color w:val="000000"/>
              <w:sz w:val="24"/>
              <w:szCs w:val="24"/>
            </w:rPr>
          </w:pPr>
          <w:hyperlink w:anchor="_heading=h.16tolygv7h6">
            <w:r>
              <w:rPr>
                <w:rStyle w:val="IndexLink"/>
                <w:rFonts w:eastAsia="Times New Roman" w:cs="Times New Roman"/>
                <w:webHidden/>
                <w:color w:val="000000"/>
              </w:rPr>
              <w:t>3.</w:t>
            </w:r>
          </w:hyperlink>
          <w:hyperlink w:anchor="_heading=h.16tolygv7h6">
            <w:r>
              <w:rPr>
                <w:rStyle w:val="IndexLink"/>
                <w:rFonts w:ascii="Calibri" w:eastAsia="Calibri" w:hAnsi="Calibri" w:cs="Calibri"/>
                <w:webHidden/>
                <w:color w:val="000000"/>
                <w:sz w:val="24"/>
                <w:szCs w:val="24"/>
              </w:rPr>
              <w:tab/>
            </w:r>
          </w:hyperlink>
          <w:r>
            <w:rPr>
              <w:rFonts w:eastAsia="Times New Roman" w:cs="Times New Roman"/>
              <w:color w:val="000000"/>
            </w:rPr>
            <w:t>Analysis Considerations Related to Multiple Analysis Datasets</w:t>
          </w:r>
          <w:r>
            <w:rPr>
              <w:rFonts w:eastAsia="Times New Roman" w:cs="Times New Roman"/>
              <w:color w:val="000000"/>
            </w:rPr>
            <w:tab/>
            <w:t>1</w:t>
          </w:r>
        </w:p>
        <w:p w14:paraId="6C1A104D" w14:textId="77777777" w:rsidR="00141DFB" w:rsidRDefault="00A53DE9">
          <w:pPr>
            <w:pStyle w:val="normal1"/>
            <w:tabs>
              <w:tab w:val="left" w:pos="880"/>
              <w:tab w:val="right" w:pos="9350"/>
            </w:tabs>
            <w:spacing w:before="60" w:line="240" w:lineRule="auto"/>
            <w:ind w:left="216"/>
            <w:rPr>
              <w:rFonts w:ascii="Calibri" w:eastAsia="Calibri" w:hAnsi="Calibri" w:cs="Calibri"/>
              <w:color w:val="000000"/>
              <w:sz w:val="24"/>
              <w:szCs w:val="24"/>
            </w:rPr>
          </w:pPr>
          <w:hyperlink w:anchor="_heading=h.iy7c7x83p0va">
            <w:r>
              <w:rPr>
                <w:rStyle w:val="IndexLink"/>
                <w:rFonts w:eastAsia="Times New Roman" w:cs="Times New Roman"/>
                <w:webHidden/>
                <w:color w:val="000000"/>
              </w:rPr>
              <w:t>3.1</w:t>
            </w:r>
          </w:hyperlink>
          <w:hyperlink w:anchor="_heading=h.iy7c7x83p0va">
            <w:r>
              <w:rPr>
                <w:rStyle w:val="IndexLink"/>
                <w:rFonts w:ascii="Calibri" w:eastAsia="Calibri" w:hAnsi="Calibri" w:cs="Calibri"/>
                <w:webHidden/>
                <w:color w:val="000000"/>
                <w:sz w:val="24"/>
                <w:szCs w:val="24"/>
              </w:rPr>
              <w:tab/>
            </w:r>
          </w:hyperlink>
          <w:r>
            <w:rPr>
              <w:rFonts w:eastAsia="Times New Roman" w:cs="Times New Roman"/>
              <w:color w:val="000000"/>
            </w:rPr>
            <w:t>Estimands and Estimators</w:t>
          </w:r>
          <w:r>
            <w:rPr>
              <w:rFonts w:eastAsia="Times New Roman" w:cs="Times New Roman"/>
              <w:color w:val="000000"/>
            </w:rPr>
            <w:tab/>
            <w:t>1</w:t>
          </w:r>
        </w:p>
        <w:p w14:paraId="6C1A104E" w14:textId="77777777" w:rsidR="00141DFB" w:rsidRDefault="00A53DE9">
          <w:pPr>
            <w:pStyle w:val="normal1"/>
            <w:tabs>
              <w:tab w:val="left" w:pos="880"/>
              <w:tab w:val="right" w:pos="9350"/>
            </w:tabs>
            <w:spacing w:before="60" w:line="240" w:lineRule="auto"/>
            <w:ind w:left="216"/>
            <w:rPr>
              <w:rFonts w:ascii="Calibri" w:eastAsia="Calibri" w:hAnsi="Calibri" w:cs="Calibri"/>
              <w:color w:val="000000"/>
              <w:sz w:val="24"/>
              <w:szCs w:val="24"/>
            </w:rPr>
          </w:pPr>
          <w:hyperlink w:anchor="_heading=h.eu614fvfazqk">
            <w:r>
              <w:rPr>
                <w:rStyle w:val="IndexLink"/>
                <w:rFonts w:eastAsia="Times New Roman" w:cs="Times New Roman"/>
                <w:webHidden/>
                <w:color w:val="000000"/>
              </w:rPr>
              <w:t>3.2</w:t>
            </w:r>
          </w:hyperlink>
          <w:hyperlink w:anchor="_heading=h.eu614fvfazqk">
            <w:r>
              <w:rPr>
                <w:rStyle w:val="IndexLink"/>
                <w:rFonts w:ascii="Calibri" w:eastAsia="Calibri" w:hAnsi="Calibri" w:cs="Calibri"/>
                <w:webHidden/>
                <w:color w:val="000000"/>
                <w:sz w:val="24"/>
                <w:szCs w:val="24"/>
              </w:rPr>
              <w:tab/>
            </w:r>
          </w:hyperlink>
          <w:r>
            <w:rPr>
              <w:rFonts w:eastAsia="Times New Roman" w:cs="Times New Roman"/>
              <w:color w:val="000000"/>
            </w:rPr>
            <w:t>Core Variables</w:t>
          </w:r>
          <w:r>
            <w:rPr>
              <w:rFonts w:eastAsia="Times New Roman" w:cs="Times New Roman"/>
              <w:color w:val="000000"/>
            </w:rPr>
            <w:tab/>
            <w:t>1</w:t>
          </w:r>
        </w:p>
        <w:p w14:paraId="6C1A104F" w14:textId="77777777" w:rsidR="00141DFB" w:rsidRDefault="00A53DE9">
          <w:pPr>
            <w:pStyle w:val="normal1"/>
            <w:tabs>
              <w:tab w:val="left" w:pos="880"/>
              <w:tab w:val="right" w:pos="9350"/>
            </w:tabs>
            <w:spacing w:before="60" w:line="240" w:lineRule="auto"/>
            <w:ind w:left="216"/>
            <w:rPr>
              <w:rFonts w:ascii="Calibri" w:eastAsia="Calibri" w:hAnsi="Calibri" w:cs="Calibri"/>
              <w:color w:val="000000"/>
              <w:sz w:val="24"/>
              <w:szCs w:val="24"/>
            </w:rPr>
          </w:pPr>
          <w:hyperlink w:anchor="_heading=h.zb3aq1uiliqh">
            <w:r>
              <w:rPr>
                <w:rStyle w:val="IndexLink"/>
                <w:rFonts w:eastAsia="Times New Roman" w:cs="Times New Roman"/>
                <w:webHidden/>
                <w:color w:val="000000"/>
              </w:rPr>
              <w:t>3.3</w:t>
            </w:r>
          </w:hyperlink>
          <w:hyperlink w:anchor="_heading=h.zb3aq1uiliqh">
            <w:r>
              <w:rPr>
                <w:rStyle w:val="IndexLink"/>
                <w:rFonts w:ascii="Calibri" w:eastAsia="Calibri" w:hAnsi="Calibri" w:cs="Calibri"/>
                <w:webHidden/>
                <w:color w:val="000000"/>
                <w:sz w:val="24"/>
                <w:szCs w:val="24"/>
              </w:rPr>
              <w:tab/>
            </w:r>
          </w:hyperlink>
          <w:r>
            <w:rPr>
              <w:rFonts w:eastAsia="Times New Roman" w:cs="Times New Roman"/>
              <w:color w:val="000000"/>
            </w:rPr>
            <w:t>Treatment Variables</w:t>
          </w:r>
          <w:r>
            <w:rPr>
              <w:rFonts w:eastAsia="Times New Roman" w:cs="Times New Roman"/>
              <w:color w:val="000000"/>
            </w:rPr>
            <w:tab/>
            <w:t>1</w:t>
          </w:r>
        </w:p>
        <w:p w14:paraId="6C1A1050" w14:textId="77777777" w:rsidR="00141DFB" w:rsidRDefault="00A53DE9">
          <w:pPr>
            <w:pStyle w:val="normal1"/>
            <w:tabs>
              <w:tab w:val="left" w:pos="880"/>
              <w:tab w:val="right" w:pos="9350"/>
            </w:tabs>
            <w:spacing w:before="60" w:line="240" w:lineRule="auto"/>
            <w:ind w:left="216"/>
            <w:rPr>
              <w:rFonts w:ascii="Calibri" w:eastAsia="Calibri" w:hAnsi="Calibri" w:cs="Calibri"/>
              <w:color w:val="000000"/>
              <w:sz w:val="24"/>
              <w:szCs w:val="24"/>
            </w:rPr>
          </w:pPr>
          <w:hyperlink w:anchor="_heading=h.ii8x4c4tl9nd">
            <w:r>
              <w:rPr>
                <w:rStyle w:val="IndexLink"/>
                <w:rFonts w:eastAsia="Times New Roman" w:cs="Times New Roman"/>
                <w:webHidden/>
                <w:color w:val="000000"/>
              </w:rPr>
              <w:t>3.4</w:t>
            </w:r>
          </w:hyperlink>
          <w:hyperlink w:anchor="_heading=h.ii8x4c4tl9nd">
            <w:r>
              <w:rPr>
                <w:rStyle w:val="IndexLink"/>
                <w:rFonts w:ascii="Calibri" w:eastAsia="Calibri" w:hAnsi="Calibri" w:cs="Calibri"/>
                <w:webHidden/>
                <w:color w:val="000000"/>
                <w:sz w:val="24"/>
                <w:szCs w:val="24"/>
              </w:rPr>
              <w:tab/>
            </w:r>
          </w:hyperlink>
          <w:r>
            <w:rPr>
              <w:rFonts w:eastAsia="Times New Roman" w:cs="Times New Roman"/>
              <w:color w:val="000000"/>
            </w:rPr>
            <w:t>Subject Issues that Require Special Analysis Rules</w:t>
          </w:r>
          <w:r>
            <w:rPr>
              <w:rFonts w:eastAsia="Times New Roman" w:cs="Times New Roman"/>
              <w:color w:val="000000"/>
            </w:rPr>
            <w:tab/>
            <w:t>1</w:t>
          </w:r>
        </w:p>
        <w:p w14:paraId="6C1A1051" w14:textId="77777777" w:rsidR="00141DFB" w:rsidRDefault="00A53DE9">
          <w:pPr>
            <w:pStyle w:val="normal1"/>
            <w:tabs>
              <w:tab w:val="left" w:pos="880"/>
              <w:tab w:val="right" w:pos="9350"/>
            </w:tabs>
            <w:spacing w:before="60" w:line="240" w:lineRule="auto"/>
            <w:ind w:left="216"/>
            <w:rPr>
              <w:rFonts w:ascii="Calibri" w:eastAsia="Calibri" w:hAnsi="Calibri" w:cs="Calibri"/>
              <w:color w:val="000000"/>
              <w:sz w:val="24"/>
              <w:szCs w:val="24"/>
            </w:rPr>
          </w:pPr>
          <w:hyperlink w:anchor="_heading=h.p2ad9mfty3ma">
            <w:r>
              <w:rPr>
                <w:rStyle w:val="IndexLink"/>
                <w:rFonts w:eastAsia="Times New Roman" w:cs="Times New Roman"/>
                <w:webHidden/>
                <w:color w:val="000000"/>
              </w:rPr>
              <w:t>3.5</w:t>
            </w:r>
          </w:hyperlink>
          <w:hyperlink w:anchor="_heading=h.p2ad9mfty3ma">
            <w:r>
              <w:rPr>
                <w:rStyle w:val="IndexLink"/>
                <w:rFonts w:ascii="Calibri" w:eastAsia="Calibri" w:hAnsi="Calibri" w:cs="Calibri"/>
                <w:webHidden/>
                <w:color w:val="000000"/>
                <w:sz w:val="24"/>
                <w:szCs w:val="24"/>
              </w:rPr>
              <w:tab/>
            </w:r>
          </w:hyperlink>
          <w:r>
            <w:rPr>
              <w:rFonts w:eastAsia="Times New Roman" w:cs="Times New Roman"/>
              <w:color w:val="000000"/>
            </w:rPr>
            <w:t>Use of Visit Windowing, Unscheduled Visits, and Record Selection</w:t>
          </w:r>
          <w:r>
            <w:rPr>
              <w:rFonts w:eastAsia="Times New Roman" w:cs="Times New Roman"/>
              <w:color w:val="000000"/>
            </w:rPr>
            <w:tab/>
            <w:t>1</w:t>
          </w:r>
        </w:p>
        <w:p w14:paraId="6C1A1052" w14:textId="77777777" w:rsidR="00141DFB" w:rsidRDefault="00A53DE9">
          <w:pPr>
            <w:pStyle w:val="normal1"/>
            <w:tabs>
              <w:tab w:val="left" w:pos="880"/>
              <w:tab w:val="right" w:pos="9350"/>
            </w:tabs>
            <w:spacing w:before="60" w:line="240" w:lineRule="auto"/>
            <w:ind w:left="216"/>
            <w:rPr>
              <w:rFonts w:ascii="Calibri" w:eastAsia="Calibri" w:hAnsi="Calibri" w:cs="Calibri"/>
              <w:color w:val="000000"/>
              <w:sz w:val="24"/>
              <w:szCs w:val="24"/>
            </w:rPr>
          </w:pPr>
          <w:hyperlink w:anchor="_heading=h.tuqzb3du1crx">
            <w:r>
              <w:rPr>
                <w:rStyle w:val="IndexLink"/>
                <w:rFonts w:eastAsia="Times New Roman" w:cs="Times New Roman"/>
                <w:webHidden/>
                <w:color w:val="000000"/>
              </w:rPr>
              <w:t>3.6</w:t>
            </w:r>
          </w:hyperlink>
          <w:hyperlink w:anchor="_heading=h.tuqzb3du1crx">
            <w:r>
              <w:rPr>
                <w:rStyle w:val="IndexLink"/>
                <w:rFonts w:ascii="Calibri" w:eastAsia="Calibri" w:hAnsi="Calibri" w:cs="Calibri"/>
                <w:webHidden/>
                <w:color w:val="000000"/>
                <w:sz w:val="24"/>
                <w:szCs w:val="24"/>
              </w:rPr>
              <w:tab/>
            </w:r>
          </w:hyperlink>
          <w:r>
            <w:rPr>
              <w:rFonts w:eastAsia="Times New Roman" w:cs="Times New Roman"/>
              <w:color w:val="000000"/>
            </w:rPr>
            <w:t>Imputation/Derivation Methods</w:t>
          </w:r>
          <w:r>
            <w:rPr>
              <w:rFonts w:eastAsia="Times New Roman" w:cs="Times New Roman"/>
              <w:color w:val="000000"/>
            </w:rPr>
            <w:tab/>
            <w:t>1</w:t>
          </w:r>
        </w:p>
        <w:p w14:paraId="6C1A1053" w14:textId="77777777" w:rsidR="00141DFB" w:rsidRDefault="00A53DE9">
          <w:pPr>
            <w:pStyle w:val="normal1"/>
            <w:tabs>
              <w:tab w:val="left" w:pos="446"/>
              <w:tab w:val="right" w:pos="9350"/>
            </w:tabs>
            <w:spacing w:after="60" w:line="240" w:lineRule="auto"/>
            <w:rPr>
              <w:rFonts w:ascii="Calibri" w:eastAsia="Calibri" w:hAnsi="Calibri" w:cs="Calibri"/>
              <w:color w:val="000000"/>
              <w:sz w:val="24"/>
              <w:szCs w:val="24"/>
            </w:rPr>
          </w:pPr>
          <w:hyperlink w:anchor="_heading=h.gm2qmk5pfifl">
            <w:r>
              <w:rPr>
                <w:rStyle w:val="IndexLink"/>
                <w:rFonts w:eastAsia="Times New Roman" w:cs="Times New Roman"/>
                <w:webHidden/>
                <w:color w:val="000000"/>
              </w:rPr>
              <w:t>4.</w:t>
            </w:r>
          </w:hyperlink>
          <w:hyperlink w:anchor="_heading=h.gm2qmk5pfifl">
            <w:r>
              <w:rPr>
                <w:rStyle w:val="IndexLink"/>
                <w:rFonts w:ascii="Calibri" w:eastAsia="Calibri" w:hAnsi="Calibri" w:cs="Calibri"/>
                <w:webHidden/>
                <w:color w:val="000000"/>
                <w:sz w:val="24"/>
                <w:szCs w:val="24"/>
              </w:rPr>
              <w:tab/>
            </w:r>
          </w:hyperlink>
          <w:r>
            <w:rPr>
              <w:rFonts w:eastAsia="Times New Roman" w:cs="Times New Roman"/>
              <w:color w:val="000000"/>
            </w:rPr>
            <w:t>Analysis Data Creation and Processing Issues</w:t>
          </w:r>
          <w:r>
            <w:rPr>
              <w:rFonts w:eastAsia="Times New Roman" w:cs="Times New Roman"/>
              <w:color w:val="000000"/>
            </w:rPr>
            <w:tab/>
            <w:t>1</w:t>
          </w:r>
        </w:p>
        <w:p w14:paraId="6C1A1054" w14:textId="77777777" w:rsidR="00141DFB" w:rsidRDefault="00A53DE9">
          <w:pPr>
            <w:pStyle w:val="normal1"/>
            <w:tabs>
              <w:tab w:val="left" w:pos="880"/>
              <w:tab w:val="right" w:pos="9350"/>
            </w:tabs>
            <w:spacing w:before="60" w:line="240" w:lineRule="auto"/>
            <w:ind w:left="216"/>
            <w:rPr>
              <w:rFonts w:ascii="Calibri" w:eastAsia="Calibri" w:hAnsi="Calibri" w:cs="Calibri"/>
              <w:color w:val="000000"/>
              <w:sz w:val="24"/>
              <w:szCs w:val="24"/>
            </w:rPr>
          </w:pPr>
          <w:hyperlink w:anchor="_heading=h.5kyv4gh4qzdv">
            <w:r>
              <w:rPr>
                <w:rStyle w:val="IndexLink"/>
                <w:rFonts w:eastAsia="Times New Roman" w:cs="Times New Roman"/>
                <w:webHidden/>
                <w:color w:val="000000"/>
              </w:rPr>
              <w:t>4.1</w:t>
            </w:r>
          </w:hyperlink>
          <w:hyperlink w:anchor="_heading=h.5kyv4gh4qzdv">
            <w:r>
              <w:rPr>
                <w:rStyle w:val="IndexLink"/>
                <w:rFonts w:ascii="Calibri" w:eastAsia="Calibri" w:hAnsi="Calibri" w:cs="Calibri"/>
                <w:webHidden/>
                <w:color w:val="000000"/>
                <w:sz w:val="24"/>
                <w:szCs w:val="24"/>
              </w:rPr>
              <w:tab/>
            </w:r>
          </w:hyperlink>
          <w:r>
            <w:rPr>
              <w:rFonts w:eastAsia="Times New Roman" w:cs="Times New Roman"/>
              <w:color w:val="000000"/>
            </w:rPr>
            <w:t>Split Datasets</w:t>
          </w:r>
          <w:r>
            <w:rPr>
              <w:rFonts w:eastAsia="Times New Roman" w:cs="Times New Roman"/>
              <w:color w:val="000000"/>
            </w:rPr>
            <w:tab/>
            <w:t>1</w:t>
          </w:r>
        </w:p>
        <w:p w14:paraId="6C1A1055" w14:textId="77777777" w:rsidR="00141DFB" w:rsidRDefault="00A53DE9">
          <w:pPr>
            <w:pStyle w:val="normal1"/>
            <w:tabs>
              <w:tab w:val="left" w:pos="880"/>
              <w:tab w:val="right" w:pos="9350"/>
            </w:tabs>
            <w:spacing w:before="60" w:line="240" w:lineRule="auto"/>
            <w:ind w:left="216"/>
            <w:rPr>
              <w:rFonts w:ascii="Calibri" w:eastAsia="Calibri" w:hAnsi="Calibri" w:cs="Calibri"/>
              <w:color w:val="000000"/>
              <w:sz w:val="24"/>
              <w:szCs w:val="24"/>
            </w:rPr>
          </w:pPr>
          <w:hyperlink w:anchor="_heading=h.pv7u4qxuo6p1">
            <w:r>
              <w:rPr>
                <w:rStyle w:val="IndexLink"/>
                <w:rFonts w:eastAsia="Times New Roman" w:cs="Times New Roman"/>
                <w:webHidden/>
                <w:color w:val="000000"/>
              </w:rPr>
              <w:t>4.2</w:t>
            </w:r>
          </w:hyperlink>
          <w:hyperlink w:anchor="_heading=h.pv7u4qxuo6p1">
            <w:r>
              <w:rPr>
                <w:rStyle w:val="IndexLink"/>
                <w:rFonts w:ascii="Calibri" w:eastAsia="Calibri" w:hAnsi="Calibri" w:cs="Calibri"/>
                <w:webHidden/>
                <w:color w:val="000000"/>
                <w:sz w:val="24"/>
                <w:szCs w:val="24"/>
              </w:rPr>
              <w:tab/>
            </w:r>
          </w:hyperlink>
          <w:r>
            <w:rPr>
              <w:rFonts w:eastAsia="Times New Roman" w:cs="Times New Roman"/>
              <w:color w:val="000000"/>
            </w:rPr>
            <w:t>Data Dependencies</w:t>
          </w:r>
          <w:r>
            <w:rPr>
              <w:rFonts w:eastAsia="Times New Roman" w:cs="Times New Roman"/>
              <w:color w:val="000000"/>
            </w:rPr>
            <w:tab/>
            <w:t>1</w:t>
          </w:r>
        </w:p>
        <w:p w14:paraId="6C1A1056" w14:textId="77777777" w:rsidR="00141DFB" w:rsidRDefault="00A53DE9">
          <w:pPr>
            <w:pStyle w:val="normal1"/>
            <w:tabs>
              <w:tab w:val="left" w:pos="880"/>
              <w:tab w:val="right" w:pos="9350"/>
            </w:tabs>
            <w:spacing w:before="60" w:line="240" w:lineRule="auto"/>
            <w:ind w:left="216"/>
            <w:rPr>
              <w:rFonts w:ascii="Calibri" w:eastAsia="Calibri" w:hAnsi="Calibri" w:cs="Calibri"/>
              <w:color w:val="000000"/>
              <w:sz w:val="24"/>
              <w:szCs w:val="24"/>
            </w:rPr>
          </w:pPr>
          <w:hyperlink w:anchor="_heading=h.6xdi6w3guxp">
            <w:r>
              <w:rPr>
                <w:rStyle w:val="IndexLink"/>
                <w:rFonts w:eastAsia="Times New Roman" w:cs="Times New Roman"/>
                <w:webHidden/>
                <w:color w:val="000000"/>
              </w:rPr>
              <w:t>4.3</w:t>
            </w:r>
          </w:hyperlink>
          <w:hyperlink w:anchor="_heading=h.6xdi6w3guxp">
            <w:r>
              <w:rPr>
                <w:rStyle w:val="IndexLink"/>
                <w:rFonts w:ascii="Calibri" w:eastAsia="Calibri" w:hAnsi="Calibri" w:cs="Calibri"/>
                <w:webHidden/>
                <w:color w:val="000000"/>
                <w:sz w:val="24"/>
                <w:szCs w:val="24"/>
              </w:rPr>
              <w:tab/>
            </w:r>
          </w:hyperlink>
          <w:r>
            <w:rPr>
              <w:rFonts w:eastAsia="Times New Roman" w:cs="Times New Roman"/>
              <w:color w:val="000000"/>
            </w:rPr>
            <w:t>Intermediate Datasets</w:t>
          </w:r>
          <w:r>
            <w:rPr>
              <w:rFonts w:eastAsia="Times New Roman" w:cs="Times New Roman"/>
              <w:color w:val="000000"/>
            </w:rPr>
            <w:tab/>
            <w:t>1</w:t>
          </w:r>
        </w:p>
        <w:p w14:paraId="6C1A1057" w14:textId="77777777" w:rsidR="00141DFB" w:rsidRDefault="00A53DE9">
          <w:pPr>
            <w:pStyle w:val="normal1"/>
            <w:tabs>
              <w:tab w:val="left" w:pos="446"/>
              <w:tab w:val="right" w:pos="9350"/>
            </w:tabs>
            <w:spacing w:after="60" w:line="240" w:lineRule="auto"/>
            <w:rPr>
              <w:rFonts w:ascii="Calibri" w:eastAsia="Calibri" w:hAnsi="Calibri" w:cs="Calibri"/>
              <w:color w:val="000000"/>
              <w:sz w:val="24"/>
              <w:szCs w:val="24"/>
            </w:rPr>
          </w:pPr>
          <w:hyperlink w:anchor="_heading=h.dzsjv28ovr81">
            <w:r>
              <w:rPr>
                <w:rStyle w:val="IndexLink"/>
                <w:rFonts w:eastAsia="Times New Roman" w:cs="Times New Roman"/>
                <w:webHidden/>
                <w:color w:val="000000"/>
              </w:rPr>
              <w:t>5.</w:t>
            </w:r>
          </w:hyperlink>
          <w:hyperlink w:anchor="_heading=h.dzsjv28ovr81">
            <w:r>
              <w:rPr>
                <w:rStyle w:val="IndexLink"/>
                <w:rFonts w:ascii="Calibri" w:eastAsia="Calibri" w:hAnsi="Calibri" w:cs="Calibri"/>
                <w:webHidden/>
                <w:color w:val="000000"/>
                <w:sz w:val="24"/>
                <w:szCs w:val="24"/>
              </w:rPr>
              <w:tab/>
            </w:r>
          </w:hyperlink>
          <w:r>
            <w:rPr>
              <w:rFonts w:eastAsia="Times New Roman" w:cs="Times New Roman"/>
              <w:color w:val="000000"/>
            </w:rPr>
            <w:t>Analysis Dataset Descriptions</w:t>
          </w:r>
          <w:r>
            <w:rPr>
              <w:rFonts w:eastAsia="Times New Roman" w:cs="Times New Roman"/>
              <w:color w:val="000000"/>
            </w:rPr>
            <w:tab/>
            <w:t>1</w:t>
          </w:r>
        </w:p>
        <w:p w14:paraId="6C1A1058" w14:textId="77777777" w:rsidR="00141DFB" w:rsidRDefault="00A53DE9">
          <w:pPr>
            <w:pStyle w:val="normal1"/>
            <w:tabs>
              <w:tab w:val="left" w:pos="880"/>
              <w:tab w:val="right" w:pos="9350"/>
            </w:tabs>
            <w:spacing w:before="60" w:line="240" w:lineRule="auto"/>
            <w:ind w:left="216"/>
            <w:rPr>
              <w:rFonts w:ascii="Calibri" w:eastAsia="Calibri" w:hAnsi="Calibri" w:cs="Calibri"/>
              <w:color w:val="000000"/>
              <w:sz w:val="24"/>
              <w:szCs w:val="24"/>
            </w:rPr>
          </w:pPr>
          <w:hyperlink w:anchor="_heading=h.p07umfxf0xab">
            <w:r>
              <w:rPr>
                <w:rStyle w:val="IndexLink"/>
                <w:rFonts w:eastAsia="Times New Roman" w:cs="Times New Roman"/>
                <w:webHidden/>
                <w:color w:val="000000"/>
              </w:rPr>
              <w:t>5.1</w:t>
            </w:r>
          </w:hyperlink>
          <w:hyperlink w:anchor="_heading=h.p07umfxf0xab">
            <w:r>
              <w:rPr>
                <w:rStyle w:val="IndexLink"/>
                <w:rFonts w:ascii="Calibri" w:eastAsia="Calibri" w:hAnsi="Calibri" w:cs="Calibri"/>
                <w:webHidden/>
                <w:color w:val="000000"/>
                <w:sz w:val="24"/>
                <w:szCs w:val="24"/>
              </w:rPr>
              <w:tab/>
            </w:r>
          </w:hyperlink>
          <w:r>
            <w:rPr>
              <w:rFonts w:eastAsia="Times New Roman" w:cs="Times New Roman"/>
              <w:color w:val="000000"/>
            </w:rPr>
            <w:t>Overview</w:t>
          </w:r>
          <w:r>
            <w:rPr>
              <w:rFonts w:eastAsia="Times New Roman" w:cs="Times New Roman"/>
              <w:color w:val="000000"/>
            </w:rPr>
            <w:tab/>
            <w:t>1</w:t>
          </w:r>
        </w:p>
        <w:p w14:paraId="6C1A1059" w14:textId="77777777" w:rsidR="00141DFB" w:rsidRDefault="00A53DE9">
          <w:pPr>
            <w:pStyle w:val="normal1"/>
            <w:tabs>
              <w:tab w:val="left" w:pos="880"/>
              <w:tab w:val="right" w:pos="9350"/>
            </w:tabs>
            <w:spacing w:before="60" w:line="240" w:lineRule="auto"/>
            <w:ind w:left="216"/>
            <w:rPr>
              <w:rFonts w:ascii="Calibri" w:eastAsia="Calibri" w:hAnsi="Calibri" w:cs="Calibri"/>
              <w:color w:val="000000"/>
              <w:sz w:val="24"/>
              <w:szCs w:val="24"/>
            </w:rPr>
          </w:pPr>
          <w:hyperlink w:anchor="_heading=h.oc5t0po1onar">
            <w:r>
              <w:rPr>
                <w:rStyle w:val="IndexLink"/>
                <w:rFonts w:ascii="Cambria" w:eastAsia="Cambria" w:hAnsi="Cambria" w:cs="Cambria"/>
                <w:webHidden/>
                <w:color w:val="000000"/>
              </w:rPr>
              <w:t>5.2</w:t>
            </w:r>
          </w:hyperlink>
          <w:hyperlink w:anchor="_heading=h.oc5t0po1onar">
            <w:r>
              <w:rPr>
                <w:rStyle w:val="IndexLink"/>
                <w:rFonts w:ascii="Calibri" w:eastAsia="Calibri" w:hAnsi="Calibri" w:cs="Calibri"/>
                <w:webHidden/>
                <w:color w:val="000000"/>
                <w:sz w:val="24"/>
                <w:szCs w:val="24"/>
              </w:rPr>
              <w:tab/>
            </w:r>
          </w:hyperlink>
          <w:r>
            <w:rPr>
              <w:rFonts w:eastAsia="Times New Roman" w:cs="Times New Roman"/>
              <w:color w:val="000000"/>
            </w:rPr>
            <w:t>Analysis Datasets</w:t>
          </w:r>
          <w:r>
            <w:rPr>
              <w:rFonts w:eastAsia="Times New Roman" w:cs="Times New Roman"/>
              <w:color w:val="000000"/>
            </w:rPr>
            <w:tab/>
            <w:t>1</w:t>
          </w:r>
        </w:p>
        <w:p w14:paraId="6C1A105A" w14:textId="77777777" w:rsidR="00141DFB" w:rsidRDefault="00A53DE9">
          <w:pPr>
            <w:pStyle w:val="normal1"/>
            <w:tabs>
              <w:tab w:val="left" w:pos="1200"/>
              <w:tab w:val="right" w:leader="dot" w:pos="9350"/>
            </w:tabs>
            <w:spacing w:before="60" w:line="240" w:lineRule="auto"/>
            <w:ind w:left="446"/>
            <w:rPr>
              <w:rFonts w:ascii="Calibri" w:eastAsia="Calibri" w:hAnsi="Calibri" w:cs="Calibri"/>
              <w:color w:val="000000"/>
              <w:sz w:val="24"/>
              <w:szCs w:val="24"/>
            </w:rPr>
          </w:pPr>
          <w:hyperlink w:anchor="_heading=h.ny9we6c99p0o">
            <w:r>
              <w:rPr>
                <w:rStyle w:val="IndexLink"/>
                <w:rFonts w:eastAsia="Times New Roman" w:cs="Times New Roman"/>
                <w:webHidden/>
                <w:color w:val="000000"/>
              </w:rPr>
              <w:t>5.2.1</w:t>
            </w:r>
          </w:hyperlink>
          <w:hyperlink w:anchor="_heading=h.ny9we6c99p0o">
            <w:r>
              <w:rPr>
                <w:rStyle w:val="IndexLink"/>
                <w:rFonts w:ascii="Calibri" w:eastAsia="Calibri" w:hAnsi="Calibri" w:cs="Calibri"/>
                <w:webHidden/>
                <w:color w:val="000000"/>
                <w:sz w:val="24"/>
                <w:szCs w:val="24"/>
              </w:rPr>
              <w:tab/>
            </w:r>
          </w:hyperlink>
          <w:r>
            <w:rPr>
              <w:rFonts w:eastAsia="Times New Roman" w:cs="Times New Roman"/>
              <w:color w:val="000000"/>
            </w:rPr>
            <w:t>ADSL – Subject Level Analysis Dataset</w:t>
          </w:r>
          <w:r>
            <w:rPr>
              <w:rFonts w:eastAsia="Times New Roman" w:cs="Times New Roman"/>
              <w:color w:val="000000"/>
            </w:rPr>
            <w:tab/>
            <w:t>1</w:t>
          </w:r>
        </w:p>
        <w:p w14:paraId="6C1A105B" w14:textId="77777777" w:rsidR="00141DFB" w:rsidRDefault="00A53DE9">
          <w:pPr>
            <w:pStyle w:val="normal1"/>
            <w:tabs>
              <w:tab w:val="left" w:pos="1200"/>
              <w:tab w:val="right" w:leader="dot" w:pos="9350"/>
            </w:tabs>
            <w:spacing w:before="60" w:line="240" w:lineRule="auto"/>
            <w:ind w:left="446"/>
            <w:rPr>
              <w:rFonts w:ascii="Calibri" w:eastAsia="Calibri" w:hAnsi="Calibri" w:cs="Calibri"/>
              <w:color w:val="000000"/>
              <w:sz w:val="24"/>
              <w:szCs w:val="24"/>
            </w:rPr>
          </w:pPr>
          <w:hyperlink w:anchor="_heading=h.hqaiywhp9id9">
            <w:r>
              <w:rPr>
                <w:rStyle w:val="IndexLink"/>
                <w:rFonts w:eastAsia="Times New Roman" w:cs="Times New Roman"/>
                <w:webHidden/>
                <w:color w:val="000000"/>
              </w:rPr>
              <w:t>5.2.2</w:t>
            </w:r>
          </w:hyperlink>
          <w:hyperlink w:anchor="_heading=h.hqaiywhp9id9">
            <w:r>
              <w:rPr>
                <w:rStyle w:val="IndexLink"/>
                <w:rFonts w:ascii="Calibri" w:eastAsia="Calibri" w:hAnsi="Calibri" w:cs="Calibri"/>
                <w:webHidden/>
                <w:color w:val="000000"/>
                <w:sz w:val="24"/>
                <w:szCs w:val="24"/>
              </w:rPr>
              <w:tab/>
            </w:r>
          </w:hyperlink>
          <w:r>
            <w:rPr>
              <w:rFonts w:eastAsia="Times New Roman" w:cs="Times New Roman"/>
              <w:color w:val="000000"/>
            </w:rPr>
            <w:t>ADICE – Intercurrent Events Analysis Dataset [would be adjusted if more than one dataset is used or if name is different]</w:t>
          </w:r>
          <w:r>
            <w:rPr>
              <w:rFonts w:eastAsia="Times New Roman" w:cs="Times New Roman"/>
              <w:color w:val="000000"/>
            </w:rPr>
            <w:tab/>
            <w:t>1</w:t>
          </w:r>
        </w:p>
        <w:p w14:paraId="6C1A105C" w14:textId="77777777" w:rsidR="00141DFB" w:rsidRDefault="00A53DE9">
          <w:pPr>
            <w:pStyle w:val="normal1"/>
            <w:tabs>
              <w:tab w:val="left" w:pos="1200"/>
              <w:tab w:val="right" w:leader="dot" w:pos="9350"/>
            </w:tabs>
            <w:spacing w:before="60" w:line="240" w:lineRule="auto"/>
            <w:ind w:left="446"/>
            <w:rPr>
              <w:rFonts w:ascii="Calibri" w:eastAsia="Calibri" w:hAnsi="Calibri" w:cs="Calibri"/>
              <w:color w:val="000000"/>
              <w:sz w:val="24"/>
              <w:szCs w:val="24"/>
            </w:rPr>
          </w:pPr>
          <w:hyperlink w:anchor="_heading=h.21blnmtsjglf">
            <w:r>
              <w:rPr>
                <w:rStyle w:val="IndexLink"/>
                <w:rFonts w:eastAsia="Times New Roman" w:cs="Times New Roman"/>
                <w:webHidden/>
                <w:color w:val="000000"/>
              </w:rPr>
              <w:t>5.2.x</w:t>
            </w:r>
          </w:hyperlink>
          <w:hyperlink w:anchor="_heading=h.21blnmtsjglf">
            <w:r>
              <w:rPr>
                <w:rStyle w:val="IndexLink"/>
                <w:rFonts w:ascii="Calibri" w:eastAsia="Calibri" w:hAnsi="Calibri" w:cs="Calibri"/>
                <w:webHidden/>
                <w:color w:val="000000"/>
                <w:sz w:val="24"/>
                <w:szCs w:val="24"/>
              </w:rPr>
              <w:tab/>
            </w:r>
          </w:hyperlink>
          <w:r>
            <w:rPr>
              <w:rFonts w:eastAsia="Times New Roman" w:cs="Times New Roman"/>
              <w:color w:val="000000"/>
            </w:rPr>
            <w:t>Dataset – Dataset Label</w:t>
          </w:r>
          <w:r>
            <w:rPr>
              <w:rFonts w:eastAsia="Times New Roman" w:cs="Times New Roman"/>
              <w:color w:val="000000"/>
            </w:rPr>
            <w:tab/>
            <w:t>1</w:t>
          </w:r>
        </w:p>
        <w:p w14:paraId="6C1A105D" w14:textId="77777777" w:rsidR="00141DFB" w:rsidRDefault="00A53DE9">
          <w:pPr>
            <w:pStyle w:val="normal1"/>
            <w:tabs>
              <w:tab w:val="left" w:pos="446"/>
              <w:tab w:val="right" w:pos="9350"/>
            </w:tabs>
            <w:spacing w:after="60" w:line="240" w:lineRule="auto"/>
            <w:rPr>
              <w:rFonts w:ascii="Calibri" w:eastAsia="Calibri" w:hAnsi="Calibri" w:cs="Calibri"/>
              <w:color w:val="000000"/>
              <w:sz w:val="24"/>
              <w:szCs w:val="24"/>
            </w:rPr>
          </w:pPr>
          <w:hyperlink w:anchor="_heading=h.61nxtto9ya6s">
            <w:r>
              <w:rPr>
                <w:rStyle w:val="IndexLink"/>
                <w:rFonts w:eastAsia="Times New Roman" w:cs="Times New Roman"/>
                <w:webHidden/>
                <w:color w:val="000000"/>
              </w:rPr>
              <w:t>6.</w:t>
            </w:r>
          </w:hyperlink>
          <w:hyperlink w:anchor="_heading=h.61nxtto9ya6s">
            <w:r>
              <w:rPr>
                <w:rStyle w:val="IndexLink"/>
                <w:rFonts w:ascii="Calibri" w:eastAsia="Calibri" w:hAnsi="Calibri" w:cs="Calibri"/>
                <w:webHidden/>
                <w:color w:val="000000"/>
                <w:sz w:val="24"/>
                <w:szCs w:val="24"/>
              </w:rPr>
              <w:tab/>
            </w:r>
          </w:hyperlink>
          <w:r>
            <w:rPr>
              <w:rFonts w:eastAsia="Times New Roman" w:cs="Times New Roman"/>
              <w:color w:val="000000"/>
            </w:rPr>
            <w:t>Data Conformance Summary</w:t>
          </w:r>
          <w:r>
            <w:rPr>
              <w:rFonts w:eastAsia="Times New Roman" w:cs="Times New Roman"/>
              <w:color w:val="000000"/>
            </w:rPr>
            <w:tab/>
            <w:t>1</w:t>
          </w:r>
        </w:p>
        <w:p w14:paraId="6C1A105E" w14:textId="77777777" w:rsidR="00141DFB" w:rsidRDefault="00A53DE9">
          <w:pPr>
            <w:pStyle w:val="normal1"/>
            <w:tabs>
              <w:tab w:val="left" w:pos="880"/>
              <w:tab w:val="right" w:pos="9350"/>
            </w:tabs>
            <w:spacing w:before="60" w:line="240" w:lineRule="auto"/>
            <w:ind w:left="216"/>
            <w:rPr>
              <w:rFonts w:ascii="Calibri" w:eastAsia="Calibri" w:hAnsi="Calibri" w:cs="Calibri"/>
              <w:color w:val="000000"/>
              <w:sz w:val="24"/>
              <w:szCs w:val="24"/>
            </w:rPr>
          </w:pPr>
          <w:hyperlink w:anchor="_heading=h.6samcv85iher">
            <w:r>
              <w:rPr>
                <w:rStyle w:val="IndexLink"/>
                <w:rFonts w:eastAsia="Times New Roman" w:cs="Times New Roman"/>
                <w:webHidden/>
                <w:color w:val="000000"/>
              </w:rPr>
              <w:t>6.1</w:t>
            </w:r>
          </w:hyperlink>
          <w:hyperlink w:anchor="_heading=h.6samcv85iher">
            <w:r>
              <w:rPr>
                <w:rStyle w:val="IndexLink"/>
                <w:rFonts w:ascii="Calibri" w:eastAsia="Calibri" w:hAnsi="Calibri" w:cs="Calibri"/>
                <w:webHidden/>
                <w:color w:val="000000"/>
                <w:sz w:val="24"/>
                <w:szCs w:val="24"/>
              </w:rPr>
              <w:tab/>
            </w:r>
          </w:hyperlink>
          <w:r>
            <w:rPr>
              <w:rFonts w:eastAsia="Times New Roman" w:cs="Times New Roman"/>
              <w:color w:val="000000"/>
            </w:rPr>
            <w:t>Conformance Inputs</w:t>
          </w:r>
          <w:r>
            <w:rPr>
              <w:rFonts w:eastAsia="Times New Roman" w:cs="Times New Roman"/>
              <w:color w:val="000000"/>
            </w:rPr>
            <w:tab/>
            <w:t>1</w:t>
          </w:r>
        </w:p>
        <w:p w14:paraId="6C1A105F" w14:textId="77777777" w:rsidR="00141DFB" w:rsidRDefault="00A53DE9">
          <w:pPr>
            <w:pStyle w:val="normal1"/>
            <w:tabs>
              <w:tab w:val="left" w:pos="880"/>
              <w:tab w:val="right" w:pos="9350"/>
            </w:tabs>
            <w:spacing w:before="60" w:line="240" w:lineRule="auto"/>
            <w:ind w:left="216"/>
            <w:rPr>
              <w:rFonts w:ascii="Calibri" w:eastAsia="Calibri" w:hAnsi="Calibri" w:cs="Calibri"/>
              <w:color w:val="000000"/>
              <w:sz w:val="24"/>
              <w:szCs w:val="24"/>
            </w:rPr>
          </w:pPr>
          <w:hyperlink w:anchor="_heading=h.pjd63nkldrpx">
            <w:r>
              <w:rPr>
                <w:rStyle w:val="IndexLink"/>
                <w:rFonts w:eastAsia="Times New Roman" w:cs="Times New Roman"/>
                <w:webHidden/>
                <w:color w:val="000000"/>
              </w:rPr>
              <w:t>6.2</w:t>
            </w:r>
          </w:hyperlink>
          <w:hyperlink w:anchor="_heading=h.pjd63nkldrpx">
            <w:r>
              <w:rPr>
                <w:rStyle w:val="IndexLink"/>
                <w:rFonts w:ascii="Calibri" w:eastAsia="Calibri" w:hAnsi="Calibri" w:cs="Calibri"/>
                <w:webHidden/>
                <w:color w:val="000000"/>
                <w:sz w:val="24"/>
                <w:szCs w:val="24"/>
              </w:rPr>
              <w:tab/>
            </w:r>
          </w:hyperlink>
          <w:r>
            <w:rPr>
              <w:rFonts w:eastAsia="Times New Roman" w:cs="Times New Roman"/>
              <w:color w:val="000000"/>
            </w:rPr>
            <w:t>Issues Summary</w:t>
          </w:r>
          <w:r>
            <w:rPr>
              <w:rFonts w:eastAsia="Times New Roman" w:cs="Times New Roman"/>
              <w:color w:val="000000"/>
            </w:rPr>
            <w:tab/>
            <w:t>1</w:t>
          </w:r>
        </w:p>
        <w:p w14:paraId="6C1A1060" w14:textId="77777777" w:rsidR="00141DFB" w:rsidRDefault="00A53DE9">
          <w:pPr>
            <w:pStyle w:val="normal1"/>
            <w:tabs>
              <w:tab w:val="left" w:pos="446"/>
              <w:tab w:val="right" w:pos="9350"/>
            </w:tabs>
            <w:spacing w:after="60" w:line="240" w:lineRule="auto"/>
            <w:rPr>
              <w:rFonts w:ascii="Calibri" w:eastAsia="Calibri" w:hAnsi="Calibri" w:cs="Calibri"/>
              <w:color w:val="000000"/>
              <w:sz w:val="24"/>
              <w:szCs w:val="24"/>
            </w:rPr>
          </w:pPr>
          <w:hyperlink w:anchor="_heading=h.r0nef15ha7ff">
            <w:r>
              <w:rPr>
                <w:rStyle w:val="IndexLink"/>
                <w:rFonts w:eastAsia="Times New Roman" w:cs="Times New Roman"/>
                <w:webHidden/>
                <w:color w:val="000000"/>
              </w:rPr>
              <w:t>7.</w:t>
            </w:r>
          </w:hyperlink>
          <w:hyperlink w:anchor="_heading=h.r0nef15ha7ff">
            <w:r>
              <w:rPr>
                <w:rStyle w:val="IndexLink"/>
                <w:rFonts w:ascii="Calibri" w:eastAsia="Calibri" w:hAnsi="Calibri" w:cs="Calibri"/>
                <w:webHidden/>
                <w:color w:val="000000"/>
                <w:sz w:val="24"/>
                <w:szCs w:val="24"/>
              </w:rPr>
              <w:tab/>
            </w:r>
          </w:hyperlink>
          <w:r>
            <w:rPr>
              <w:rFonts w:eastAsia="Times New Roman" w:cs="Times New Roman"/>
              <w:color w:val="000000"/>
            </w:rPr>
            <w:t>Submission of Programs</w:t>
          </w:r>
          <w:r>
            <w:rPr>
              <w:rFonts w:eastAsia="Times New Roman" w:cs="Times New Roman"/>
              <w:color w:val="000000"/>
            </w:rPr>
            <w:tab/>
            <w:t>1</w:t>
          </w:r>
        </w:p>
        <w:p w14:paraId="6C1A1061" w14:textId="77777777" w:rsidR="00141DFB" w:rsidRDefault="00A53DE9">
          <w:pPr>
            <w:pStyle w:val="normal1"/>
            <w:tabs>
              <w:tab w:val="left" w:pos="880"/>
              <w:tab w:val="right" w:pos="9350"/>
            </w:tabs>
            <w:spacing w:before="60" w:line="240" w:lineRule="auto"/>
            <w:ind w:left="216"/>
            <w:rPr>
              <w:rFonts w:ascii="Calibri" w:eastAsia="Calibri" w:hAnsi="Calibri" w:cs="Calibri"/>
              <w:color w:val="000000"/>
              <w:sz w:val="24"/>
              <w:szCs w:val="24"/>
            </w:rPr>
          </w:pPr>
          <w:hyperlink w:anchor="_heading=h.1o3a656zevxj">
            <w:r>
              <w:rPr>
                <w:rStyle w:val="IndexLink"/>
                <w:rFonts w:eastAsia="Times New Roman" w:cs="Times New Roman"/>
                <w:webHidden/>
                <w:color w:val="000000"/>
              </w:rPr>
              <w:t>7.1</w:t>
            </w:r>
          </w:hyperlink>
          <w:hyperlink w:anchor="_heading=h.1o3a656zevxj">
            <w:r>
              <w:rPr>
                <w:rStyle w:val="IndexLink"/>
                <w:rFonts w:ascii="Calibri" w:eastAsia="Calibri" w:hAnsi="Calibri" w:cs="Calibri"/>
                <w:webHidden/>
                <w:color w:val="000000"/>
                <w:sz w:val="24"/>
                <w:szCs w:val="24"/>
              </w:rPr>
              <w:tab/>
            </w:r>
          </w:hyperlink>
          <w:r>
            <w:rPr>
              <w:rFonts w:eastAsia="Times New Roman" w:cs="Times New Roman"/>
              <w:color w:val="000000"/>
            </w:rPr>
            <w:t>ADaM Programs</w:t>
          </w:r>
          <w:r>
            <w:rPr>
              <w:rFonts w:eastAsia="Times New Roman" w:cs="Times New Roman"/>
              <w:color w:val="000000"/>
            </w:rPr>
            <w:tab/>
            <w:t>1</w:t>
          </w:r>
        </w:p>
        <w:p w14:paraId="6C1A1062" w14:textId="77777777" w:rsidR="00141DFB" w:rsidRDefault="00A53DE9">
          <w:pPr>
            <w:pStyle w:val="normal1"/>
            <w:tabs>
              <w:tab w:val="left" w:pos="880"/>
              <w:tab w:val="right" w:pos="9350"/>
            </w:tabs>
            <w:spacing w:before="60" w:line="240" w:lineRule="auto"/>
            <w:ind w:left="216"/>
            <w:rPr>
              <w:rFonts w:ascii="Calibri" w:eastAsia="Calibri" w:hAnsi="Calibri" w:cs="Calibri"/>
              <w:color w:val="000000"/>
              <w:sz w:val="24"/>
              <w:szCs w:val="24"/>
            </w:rPr>
          </w:pPr>
          <w:hyperlink w:anchor="_heading=h.h38k6v280tgy">
            <w:r>
              <w:rPr>
                <w:rStyle w:val="IndexLink"/>
                <w:rFonts w:eastAsia="Times New Roman" w:cs="Times New Roman"/>
                <w:webHidden/>
                <w:color w:val="000000"/>
              </w:rPr>
              <w:t>7.2</w:t>
            </w:r>
          </w:hyperlink>
          <w:hyperlink w:anchor="_heading=h.h38k6v280tgy">
            <w:r>
              <w:rPr>
                <w:rStyle w:val="IndexLink"/>
                <w:rFonts w:ascii="Calibri" w:eastAsia="Calibri" w:hAnsi="Calibri" w:cs="Calibri"/>
                <w:webHidden/>
                <w:color w:val="000000"/>
                <w:sz w:val="24"/>
                <w:szCs w:val="24"/>
              </w:rPr>
              <w:tab/>
            </w:r>
          </w:hyperlink>
          <w:r>
            <w:rPr>
              <w:rFonts w:eastAsia="Times New Roman" w:cs="Times New Roman"/>
              <w:color w:val="000000"/>
            </w:rPr>
            <w:t>Analysis Output Programs</w:t>
          </w:r>
          <w:r>
            <w:rPr>
              <w:rFonts w:eastAsia="Times New Roman" w:cs="Times New Roman"/>
              <w:color w:val="000000"/>
            </w:rPr>
            <w:tab/>
            <w:t>1</w:t>
          </w:r>
        </w:p>
        <w:p w14:paraId="6C1A1063" w14:textId="77777777" w:rsidR="00141DFB" w:rsidRDefault="00A53DE9">
          <w:pPr>
            <w:pStyle w:val="normal1"/>
            <w:tabs>
              <w:tab w:val="left" w:pos="880"/>
              <w:tab w:val="right" w:pos="9350"/>
            </w:tabs>
            <w:spacing w:before="60" w:line="240" w:lineRule="auto"/>
            <w:ind w:left="216"/>
            <w:rPr>
              <w:rFonts w:ascii="Calibri" w:eastAsia="Calibri" w:hAnsi="Calibri" w:cs="Calibri"/>
              <w:color w:val="000000"/>
              <w:sz w:val="24"/>
              <w:szCs w:val="24"/>
            </w:rPr>
          </w:pPr>
          <w:hyperlink w:anchor="_heading=h.f6mfnwfga7cp">
            <w:r>
              <w:rPr>
                <w:rStyle w:val="IndexLink"/>
                <w:rFonts w:eastAsia="Times New Roman" w:cs="Times New Roman"/>
                <w:webHidden/>
                <w:color w:val="000000"/>
              </w:rPr>
              <w:t>7.3</w:t>
            </w:r>
          </w:hyperlink>
          <w:hyperlink w:anchor="_heading=h.f6mfnwfga7cp">
            <w:r>
              <w:rPr>
                <w:rStyle w:val="IndexLink"/>
                <w:rFonts w:ascii="Calibri" w:eastAsia="Calibri" w:hAnsi="Calibri" w:cs="Calibri"/>
                <w:webHidden/>
                <w:color w:val="000000"/>
                <w:sz w:val="24"/>
                <w:szCs w:val="24"/>
              </w:rPr>
              <w:tab/>
            </w:r>
          </w:hyperlink>
          <w:r>
            <w:rPr>
              <w:rFonts w:eastAsia="Times New Roman" w:cs="Times New Roman"/>
              <w:color w:val="000000"/>
            </w:rPr>
            <w:t>Macro/Function Programs</w:t>
          </w:r>
          <w:r>
            <w:rPr>
              <w:rFonts w:eastAsia="Times New Roman" w:cs="Times New Roman"/>
              <w:color w:val="000000"/>
            </w:rPr>
            <w:tab/>
            <w:t>1</w:t>
          </w:r>
        </w:p>
        <w:p w14:paraId="6C1A1064" w14:textId="77777777" w:rsidR="00141DFB" w:rsidRDefault="00A53DE9">
          <w:pPr>
            <w:pStyle w:val="normal1"/>
            <w:tabs>
              <w:tab w:val="left" w:pos="880"/>
              <w:tab w:val="right" w:pos="9350"/>
            </w:tabs>
            <w:spacing w:before="60" w:line="240" w:lineRule="auto"/>
            <w:ind w:left="216"/>
            <w:rPr>
              <w:rFonts w:ascii="Calibri" w:eastAsia="Calibri" w:hAnsi="Calibri" w:cs="Calibri"/>
              <w:color w:val="000000"/>
              <w:sz w:val="24"/>
              <w:szCs w:val="24"/>
            </w:rPr>
          </w:pPr>
          <w:hyperlink w:anchor="_heading=h.s36lyaj4byaq">
            <w:r>
              <w:rPr>
                <w:rStyle w:val="IndexLink"/>
                <w:rFonts w:eastAsia="Times New Roman" w:cs="Times New Roman"/>
                <w:webHidden/>
                <w:color w:val="000000"/>
              </w:rPr>
              <w:t>7.4</w:t>
            </w:r>
          </w:hyperlink>
          <w:hyperlink w:anchor="_heading=h.s36lyaj4byaq">
            <w:r>
              <w:rPr>
                <w:rStyle w:val="IndexLink"/>
                <w:rFonts w:ascii="Calibri" w:eastAsia="Calibri" w:hAnsi="Calibri" w:cs="Calibri"/>
                <w:webHidden/>
                <w:color w:val="000000"/>
                <w:sz w:val="24"/>
                <w:szCs w:val="24"/>
              </w:rPr>
              <w:tab/>
            </w:r>
          </w:hyperlink>
          <w:r>
            <w:rPr>
              <w:rFonts w:eastAsia="Times New Roman" w:cs="Times New Roman"/>
              <w:color w:val="000000"/>
            </w:rPr>
            <w:t>Proprietary R Packages</w:t>
          </w:r>
          <w:r>
            <w:rPr>
              <w:rFonts w:eastAsia="Times New Roman" w:cs="Times New Roman"/>
              <w:color w:val="000000"/>
            </w:rPr>
            <w:tab/>
            <w:t>1</w:t>
          </w:r>
        </w:p>
        <w:p w14:paraId="6C1A1065" w14:textId="77777777" w:rsidR="00141DFB" w:rsidRDefault="00A53DE9">
          <w:pPr>
            <w:pStyle w:val="normal1"/>
            <w:tabs>
              <w:tab w:val="left" w:pos="880"/>
              <w:tab w:val="right" w:pos="9350"/>
            </w:tabs>
            <w:spacing w:before="60" w:line="240" w:lineRule="auto"/>
            <w:ind w:left="216"/>
            <w:rPr>
              <w:rFonts w:ascii="Calibri" w:eastAsia="Calibri" w:hAnsi="Calibri" w:cs="Calibri"/>
              <w:color w:val="000000"/>
              <w:sz w:val="24"/>
              <w:szCs w:val="24"/>
            </w:rPr>
          </w:pPr>
          <w:hyperlink w:anchor="_heading=h.y6xijeq9w0j9">
            <w:r>
              <w:rPr>
                <w:rStyle w:val="IndexLink"/>
                <w:rFonts w:eastAsia="Times New Roman" w:cs="Times New Roman"/>
                <w:webHidden/>
                <w:color w:val="000000"/>
              </w:rPr>
              <w:t>7.5</w:t>
            </w:r>
          </w:hyperlink>
          <w:hyperlink w:anchor="_heading=h.y6xijeq9w0j9">
            <w:r>
              <w:rPr>
                <w:rStyle w:val="IndexLink"/>
                <w:rFonts w:ascii="Calibri" w:eastAsia="Calibri" w:hAnsi="Calibri" w:cs="Calibri"/>
                <w:webHidden/>
                <w:color w:val="000000"/>
                <w:sz w:val="24"/>
                <w:szCs w:val="24"/>
              </w:rPr>
              <w:tab/>
            </w:r>
          </w:hyperlink>
          <w:r>
            <w:rPr>
              <w:rFonts w:eastAsia="Times New Roman" w:cs="Times New Roman"/>
              <w:color w:val="000000"/>
            </w:rPr>
            <w:t>Open-source R Analysis Packages</w:t>
          </w:r>
          <w:r>
            <w:rPr>
              <w:rFonts w:eastAsia="Times New Roman" w:cs="Times New Roman"/>
              <w:color w:val="000000"/>
            </w:rPr>
            <w:tab/>
            <w:t>1</w:t>
          </w:r>
        </w:p>
        <w:p w14:paraId="6C1A1066" w14:textId="77777777" w:rsidR="00141DFB" w:rsidRDefault="00A53DE9">
          <w:pPr>
            <w:pStyle w:val="normal1"/>
            <w:tabs>
              <w:tab w:val="left" w:pos="446"/>
              <w:tab w:val="right" w:pos="9350"/>
            </w:tabs>
            <w:spacing w:after="60" w:line="240" w:lineRule="auto"/>
            <w:rPr>
              <w:rFonts w:ascii="Calibri" w:eastAsia="Calibri" w:hAnsi="Calibri" w:cs="Calibri"/>
              <w:color w:val="000000"/>
              <w:sz w:val="24"/>
              <w:szCs w:val="24"/>
            </w:rPr>
          </w:pPr>
          <w:hyperlink w:anchor="_heading=h.erb0687mcimr">
            <w:r>
              <w:rPr>
                <w:rStyle w:val="IndexLink"/>
                <w:rFonts w:eastAsia="Times New Roman" w:cs="Times New Roman"/>
                <w:webHidden/>
                <w:color w:val="000000"/>
              </w:rPr>
              <w:t>Appendix I: Lab Reference Ranges for Specific Populations Supporting Analysis</w:t>
            </w:r>
            <w:r>
              <w:rPr>
                <w:rStyle w:val="IndexLink"/>
                <w:rFonts w:eastAsia="Times New Roman" w:cs="Times New Roman"/>
                <w:webHidden/>
                <w:color w:val="000000"/>
              </w:rPr>
              <w:tab/>
              <w:t>1</w:t>
            </w:r>
          </w:hyperlink>
        </w:p>
        <w:p w14:paraId="6C1A1067" w14:textId="77777777" w:rsidR="00141DFB" w:rsidRDefault="00A53DE9">
          <w:pPr>
            <w:pStyle w:val="normal1"/>
            <w:tabs>
              <w:tab w:val="left" w:pos="446"/>
              <w:tab w:val="right" w:pos="9350"/>
            </w:tabs>
            <w:spacing w:after="60" w:line="240" w:lineRule="auto"/>
            <w:rPr>
              <w:rFonts w:ascii="Calibri" w:eastAsia="Calibri" w:hAnsi="Calibri" w:cs="Calibri"/>
              <w:color w:val="000000"/>
              <w:sz w:val="24"/>
              <w:szCs w:val="24"/>
            </w:rPr>
          </w:pPr>
          <w:hyperlink w:anchor="_heading=h.61unr55u8hdp">
            <w:r>
              <w:rPr>
                <w:rStyle w:val="IndexLink"/>
                <w:rFonts w:eastAsia="Times New Roman" w:cs="Times New Roman"/>
                <w:webHidden/>
                <w:color w:val="000000"/>
              </w:rPr>
              <w:t>Appendix II</w:t>
            </w:r>
            <w:r>
              <w:rPr>
                <w:rStyle w:val="IndexLink"/>
                <w:rFonts w:eastAsia="Times New Roman" w:cs="Times New Roman"/>
                <w:webHidden/>
                <w:color w:val="000000"/>
              </w:rPr>
              <w:tab/>
              <w:t>1</w:t>
            </w:r>
          </w:hyperlink>
        </w:p>
        <w:p w14:paraId="6C1A1068" w14:textId="77777777" w:rsidR="00141DFB" w:rsidRDefault="00A53DE9">
          <w:pPr>
            <w:pStyle w:val="normal1"/>
            <w:tabs>
              <w:tab w:val="left" w:pos="446"/>
              <w:tab w:val="right" w:pos="9350"/>
            </w:tabs>
            <w:spacing w:after="60" w:line="240" w:lineRule="auto"/>
            <w:rPr>
              <w:rFonts w:ascii="Calibri" w:eastAsia="Calibri" w:hAnsi="Calibri" w:cs="Calibri"/>
              <w:color w:val="000000"/>
              <w:sz w:val="24"/>
              <w:szCs w:val="24"/>
            </w:rPr>
          </w:pPr>
          <w:hyperlink w:anchor="_heading=h.ooujvzda91k9">
            <w:r>
              <w:rPr>
                <w:rStyle w:val="IndexLink"/>
                <w:rFonts w:eastAsia="Times New Roman" w:cs="Times New Roman"/>
                <w:webHidden/>
                <w:color w:val="000000"/>
              </w:rPr>
              <w:t>Legacy Data Conversion Plan and Report Appendix</w:t>
            </w:r>
            <w:r>
              <w:rPr>
                <w:rStyle w:val="IndexLink"/>
                <w:rFonts w:eastAsia="Times New Roman" w:cs="Times New Roman"/>
                <w:webHidden/>
                <w:color w:val="000000"/>
              </w:rPr>
              <w:tab/>
              <w:t>1</w:t>
            </w:r>
          </w:hyperlink>
        </w:p>
        <w:p w14:paraId="6C1A1069" w14:textId="77777777" w:rsidR="00141DFB" w:rsidRDefault="00A53DE9">
          <w:pPr>
            <w:pStyle w:val="normal1"/>
            <w:tabs>
              <w:tab w:val="left" w:pos="446"/>
              <w:tab w:val="right" w:pos="9350"/>
            </w:tabs>
            <w:spacing w:after="60" w:line="240" w:lineRule="auto"/>
            <w:rPr>
              <w:rFonts w:ascii="Calibri" w:eastAsia="Calibri" w:hAnsi="Calibri" w:cs="Calibri"/>
              <w:color w:val="000000"/>
              <w:sz w:val="24"/>
              <w:szCs w:val="24"/>
            </w:rPr>
          </w:pPr>
          <w:hyperlink w:anchor="_heading=h.9om1lns312k0">
            <w:r>
              <w:rPr>
                <w:rStyle w:val="IndexLink"/>
                <w:rFonts w:eastAsia="Times New Roman" w:cs="Times New Roman"/>
                <w:webHidden/>
                <w:color w:val="000000"/>
              </w:rPr>
              <w:t>1.</w:t>
            </w:r>
          </w:hyperlink>
          <w:hyperlink w:anchor="_heading=h.9om1lns312k0">
            <w:r>
              <w:rPr>
                <w:rStyle w:val="IndexLink"/>
                <w:rFonts w:ascii="Calibri" w:eastAsia="Calibri" w:hAnsi="Calibri" w:cs="Calibri"/>
                <w:webHidden/>
                <w:color w:val="000000"/>
                <w:sz w:val="24"/>
                <w:szCs w:val="24"/>
              </w:rPr>
              <w:tab/>
            </w:r>
          </w:hyperlink>
          <w:r>
            <w:rPr>
              <w:rFonts w:eastAsia="Times New Roman" w:cs="Times New Roman"/>
              <w:color w:val="000000"/>
            </w:rPr>
            <w:t>Purpose</w:t>
          </w:r>
          <w:r>
            <w:rPr>
              <w:rFonts w:eastAsia="Times New Roman" w:cs="Times New Roman"/>
              <w:color w:val="000000"/>
            </w:rPr>
            <w:tab/>
            <w:t>1</w:t>
          </w:r>
        </w:p>
        <w:p w14:paraId="6C1A106A" w14:textId="77777777" w:rsidR="00141DFB" w:rsidRDefault="00A53DE9">
          <w:pPr>
            <w:pStyle w:val="normal1"/>
            <w:tabs>
              <w:tab w:val="left" w:pos="446"/>
              <w:tab w:val="right" w:pos="9350"/>
            </w:tabs>
            <w:spacing w:after="60" w:line="240" w:lineRule="auto"/>
            <w:rPr>
              <w:rFonts w:ascii="Calibri" w:eastAsia="Calibri" w:hAnsi="Calibri" w:cs="Calibri"/>
              <w:color w:val="000000"/>
              <w:sz w:val="24"/>
              <w:szCs w:val="24"/>
            </w:rPr>
          </w:pPr>
          <w:hyperlink w:anchor="_heading=h.ptp4p1j09zdp">
            <w:r>
              <w:rPr>
                <w:rStyle w:val="IndexLink"/>
                <w:rFonts w:eastAsia="Times New Roman" w:cs="Times New Roman"/>
                <w:webHidden/>
                <w:color w:val="000000"/>
              </w:rPr>
              <w:t>2.</w:t>
            </w:r>
          </w:hyperlink>
          <w:hyperlink w:anchor="_heading=h.ptp4p1j09zdp">
            <w:r>
              <w:rPr>
                <w:rStyle w:val="IndexLink"/>
                <w:rFonts w:ascii="Calibri" w:eastAsia="Calibri" w:hAnsi="Calibri" w:cs="Calibri"/>
                <w:webHidden/>
                <w:color w:val="000000"/>
                <w:sz w:val="24"/>
                <w:szCs w:val="24"/>
              </w:rPr>
              <w:tab/>
            </w:r>
          </w:hyperlink>
          <w:r>
            <w:rPr>
              <w:rFonts w:eastAsia="Times New Roman" w:cs="Times New Roman"/>
              <w:color w:val="000000"/>
            </w:rPr>
            <w:t>Conversion Data Flow</w:t>
          </w:r>
          <w:r>
            <w:rPr>
              <w:rFonts w:eastAsia="Times New Roman" w:cs="Times New Roman"/>
              <w:color w:val="000000"/>
            </w:rPr>
            <w:tab/>
            <w:t>1</w:t>
          </w:r>
        </w:p>
        <w:p w14:paraId="6C1A106B" w14:textId="77777777" w:rsidR="00141DFB" w:rsidRDefault="00A53DE9">
          <w:pPr>
            <w:pStyle w:val="normal1"/>
            <w:tabs>
              <w:tab w:val="left" w:pos="446"/>
              <w:tab w:val="right" w:pos="9350"/>
            </w:tabs>
            <w:spacing w:after="60" w:line="240" w:lineRule="auto"/>
            <w:rPr>
              <w:rFonts w:ascii="Calibri" w:eastAsia="Calibri" w:hAnsi="Calibri" w:cs="Calibri"/>
              <w:color w:val="000000"/>
              <w:sz w:val="24"/>
              <w:szCs w:val="24"/>
            </w:rPr>
          </w:pPr>
          <w:hyperlink w:anchor="_heading=h.19epfu5qybyw">
            <w:r>
              <w:rPr>
                <w:rStyle w:val="IndexLink"/>
                <w:rFonts w:eastAsia="Times New Roman" w:cs="Times New Roman"/>
                <w:webHidden/>
                <w:color w:val="000000"/>
              </w:rPr>
              <w:t>3.</w:t>
            </w:r>
          </w:hyperlink>
          <w:hyperlink w:anchor="_heading=h.19epfu5qybyw">
            <w:r>
              <w:rPr>
                <w:rStyle w:val="IndexLink"/>
                <w:rFonts w:ascii="Calibri" w:eastAsia="Calibri" w:hAnsi="Calibri" w:cs="Calibri"/>
                <w:webHidden/>
                <w:color w:val="000000"/>
                <w:sz w:val="24"/>
                <w:szCs w:val="24"/>
              </w:rPr>
              <w:tab/>
            </w:r>
          </w:hyperlink>
          <w:r>
            <w:rPr>
              <w:rFonts w:eastAsia="Times New Roman" w:cs="Times New Roman"/>
              <w:color w:val="000000"/>
            </w:rPr>
            <w:t>Converted Data Summary</w:t>
          </w:r>
          <w:r>
            <w:rPr>
              <w:rFonts w:eastAsia="Times New Roman" w:cs="Times New Roman"/>
              <w:color w:val="000000"/>
            </w:rPr>
            <w:tab/>
            <w:t>1</w:t>
          </w:r>
        </w:p>
        <w:p w14:paraId="6C1A106C" w14:textId="77777777" w:rsidR="00141DFB" w:rsidRDefault="00A53DE9">
          <w:pPr>
            <w:pStyle w:val="normal1"/>
            <w:tabs>
              <w:tab w:val="left" w:pos="880"/>
              <w:tab w:val="right" w:pos="9350"/>
            </w:tabs>
            <w:spacing w:before="60" w:line="240" w:lineRule="auto"/>
            <w:ind w:left="216"/>
            <w:rPr>
              <w:rFonts w:ascii="Calibri" w:eastAsia="Calibri" w:hAnsi="Calibri" w:cs="Calibri"/>
              <w:color w:val="000000"/>
              <w:sz w:val="24"/>
              <w:szCs w:val="24"/>
            </w:rPr>
          </w:pPr>
          <w:hyperlink w:anchor="_heading=h.mqrg6b2hj1tg">
            <w:r>
              <w:rPr>
                <w:rStyle w:val="IndexLink"/>
                <w:rFonts w:eastAsia="Times New Roman" w:cs="Times New Roman"/>
                <w:webHidden/>
                <w:color w:val="000000"/>
              </w:rPr>
              <w:t>3.1</w:t>
            </w:r>
          </w:hyperlink>
          <w:hyperlink w:anchor="_heading=h.mqrg6b2hj1tg">
            <w:r>
              <w:rPr>
                <w:rStyle w:val="IndexLink"/>
                <w:rFonts w:ascii="Calibri" w:eastAsia="Calibri" w:hAnsi="Calibri" w:cs="Calibri"/>
                <w:webHidden/>
                <w:color w:val="000000"/>
                <w:sz w:val="24"/>
                <w:szCs w:val="24"/>
              </w:rPr>
              <w:tab/>
            </w:r>
          </w:hyperlink>
          <w:r>
            <w:rPr>
              <w:rFonts w:eastAsia="Times New Roman" w:cs="Times New Roman"/>
              <w:color w:val="000000"/>
            </w:rPr>
            <w:t>Issues Encountered and Resolved</w:t>
          </w:r>
          <w:r>
            <w:rPr>
              <w:rFonts w:eastAsia="Times New Roman" w:cs="Times New Roman"/>
              <w:color w:val="000000"/>
            </w:rPr>
            <w:tab/>
            <w:t>1</w:t>
          </w:r>
        </w:p>
        <w:p w14:paraId="6C1A106D" w14:textId="77777777" w:rsidR="00141DFB" w:rsidRDefault="00A53DE9">
          <w:pPr>
            <w:pStyle w:val="normal1"/>
            <w:tabs>
              <w:tab w:val="left" w:pos="446"/>
              <w:tab w:val="right" w:pos="9350"/>
            </w:tabs>
            <w:spacing w:after="60" w:line="240" w:lineRule="auto"/>
            <w:rPr>
              <w:rFonts w:ascii="Calibri" w:eastAsia="Calibri" w:hAnsi="Calibri" w:cs="Calibri"/>
              <w:color w:val="000000"/>
              <w:sz w:val="24"/>
              <w:szCs w:val="24"/>
            </w:rPr>
          </w:pPr>
          <w:hyperlink w:anchor="_heading=h.st9p5yxql48s">
            <w:r>
              <w:rPr>
                <w:rStyle w:val="IndexLink"/>
                <w:rFonts w:eastAsia="Times New Roman" w:cs="Times New Roman"/>
                <w:webHidden/>
                <w:color w:val="000000"/>
              </w:rPr>
              <w:t>4.</w:t>
            </w:r>
          </w:hyperlink>
          <w:hyperlink w:anchor="_heading=h.st9p5yxql48s">
            <w:r>
              <w:rPr>
                <w:rStyle w:val="IndexLink"/>
                <w:rFonts w:ascii="Calibri" w:eastAsia="Calibri" w:hAnsi="Calibri" w:cs="Calibri"/>
                <w:webHidden/>
                <w:color w:val="000000"/>
                <w:sz w:val="24"/>
                <w:szCs w:val="24"/>
              </w:rPr>
              <w:tab/>
            </w:r>
          </w:hyperlink>
          <w:r>
            <w:rPr>
              <w:rFonts w:eastAsia="Times New Roman" w:cs="Times New Roman"/>
              <w:color w:val="000000"/>
            </w:rPr>
            <w:t>Traceability Data Flow</w:t>
          </w:r>
          <w:r>
            <w:rPr>
              <w:rFonts w:eastAsia="Times New Roman" w:cs="Times New Roman"/>
              <w:color w:val="000000"/>
            </w:rPr>
            <w:tab/>
            <w:t>1</w:t>
          </w:r>
        </w:p>
        <w:p w14:paraId="6C1A106E" w14:textId="77777777" w:rsidR="00141DFB" w:rsidRDefault="00A53DE9">
          <w:pPr>
            <w:pStyle w:val="normal1"/>
            <w:tabs>
              <w:tab w:val="left" w:pos="446"/>
              <w:tab w:val="right" w:pos="9350"/>
            </w:tabs>
            <w:spacing w:after="60" w:line="240" w:lineRule="auto"/>
            <w:rPr>
              <w:rFonts w:ascii="Calibri" w:eastAsia="Calibri" w:hAnsi="Calibri" w:cs="Calibri"/>
              <w:color w:val="000000"/>
              <w:sz w:val="24"/>
              <w:szCs w:val="24"/>
            </w:rPr>
          </w:pPr>
          <w:hyperlink w:anchor="_heading=h.of8tscjkj90d">
            <w:r>
              <w:rPr>
                <w:rStyle w:val="IndexLink"/>
                <w:rFonts w:eastAsia="Times New Roman" w:cs="Times New Roman"/>
                <w:webHidden/>
                <w:color w:val="000000"/>
              </w:rPr>
              <w:t>5.</w:t>
            </w:r>
          </w:hyperlink>
          <w:hyperlink w:anchor="_heading=h.of8tscjkj90d">
            <w:r>
              <w:rPr>
                <w:rStyle w:val="IndexLink"/>
                <w:rFonts w:ascii="Calibri" w:eastAsia="Calibri" w:hAnsi="Calibri" w:cs="Calibri"/>
                <w:webHidden/>
                <w:color w:val="000000"/>
                <w:sz w:val="24"/>
                <w:szCs w:val="24"/>
              </w:rPr>
              <w:tab/>
            </w:r>
          </w:hyperlink>
          <w:r>
            <w:rPr>
              <w:rFonts w:eastAsia="Times New Roman" w:cs="Times New Roman"/>
              <w:color w:val="000000"/>
            </w:rPr>
            <w:t>Outstanding Issues</w:t>
          </w:r>
          <w:r>
            <w:rPr>
              <w:rFonts w:eastAsia="Times New Roman" w:cs="Times New Roman"/>
              <w:color w:val="000000"/>
            </w:rPr>
            <w:tab/>
            <w:t>1</w:t>
          </w:r>
          <w:r>
            <w:rPr>
              <w:rFonts w:eastAsia="Times New Roman" w:cs="Times New Roman"/>
              <w:color w:val="000000"/>
            </w:rPr>
            <w:fldChar w:fldCharType="end"/>
          </w:r>
        </w:p>
      </w:sdtContent>
    </w:sdt>
    <w:p w14:paraId="6C1A106F" w14:textId="77777777" w:rsidR="00141DFB" w:rsidRDefault="00A53DE9">
      <w:pPr>
        <w:pStyle w:val="normal1"/>
      </w:pPr>
      <w:r>
        <w:br w:type="page"/>
      </w:r>
    </w:p>
    <w:p w14:paraId="6C1A1070" w14:textId="77777777" w:rsidR="00141DFB" w:rsidRDefault="00A53DE9">
      <w:pPr>
        <w:pStyle w:val="Heading1"/>
        <w:numPr>
          <w:ilvl w:val="0"/>
          <w:numId w:val="7"/>
        </w:numPr>
      </w:pPr>
      <w:bookmarkStart w:id="0" w:name="_heading=h.p9cf036w6ntv"/>
      <w:bookmarkEnd w:id="0"/>
      <w:r>
        <w:lastRenderedPageBreak/>
        <w:t>Introduction</w:t>
      </w:r>
    </w:p>
    <w:p w14:paraId="6C1A1071" w14:textId="77777777" w:rsidR="00141DFB" w:rsidRDefault="00A53DE9">
      <w:pPr>
        <w:pStyle w:val="Heading2"/>
        <w:numPr>
          <w:ilvl w:val="0"/>
          <w:numId w:val="1"/>
        </w:numPr>
      </w:pPr>
      <w:bookmarkStart w:id="1" w:name="_heading=h.s69cs18pnn8g"/>
      <w:bookmarkEnd w:id="1"/>
      <w:r>
        <w:t>Purpose</w:t>
      </w:r>
    </w:p>
    <w:p w14:paraId="6C1A1072" w14:textId="77777777" w:rsidR="00141DFB" w:rsidRDefault="00A53DE9">
      <w:pPr>
        <w:pStyle w:val="normal1"/>
        <w:spacing w:after="120"/>
        <w:rPr>
          <w:rFonts w:eastAsia="Times New Roman" w:cs="Times New Roman"/>
          <w:color w:val="000000"/>
        </w:rPr>
      </w:pPr>
      <w:r>
        <w:rPr>
          <w:rFonts w:eastAsia="Times New Roman" w:cs="Times New Roman"/>
          <w:color w:val="000000"/>
        </w:rPr>
        <w:t>This document provides context for the analysis datasets and terminology that benefit from additional explanation beyond the Data Definition document (define.xml) for an individual study.  In addition, this document provides a summary of ADaM conformance findings.  &lt;Also included are details regarding &lt;legacy analysis data conversion to ADaM&gt; &lt; legacy tabulation data conversion to SDTM and then to ADaM&gt;.</w:t>
      </w:r>
    </w:p>
    <w:p w14:paraId="6C1A1073" w14:textId="77777777" w:rsidR="00141DFB" w:rsidRDefault="00A53DE9">
      <w:pPr>
        <w:pStyle w:val="Heading2"/>
        <w:numPr>
          <w:ilvl w:val="1"/>
          <w:numId w:val="7"/>
        </w:numPr>
        <w:spacing w:after="240"/>
      </w:pPr>
      <w:bookmarkStart w:id="2" w:name="_heading=h.fxqi5xneym9b"/>
      <w:bookmarkEnd w:id="2"/>
      <w:r>
        <w:t>Acronyms</w:t>
      </w:r>
    </w:p>
    <w:tbl>
      <w:tblPr>
        <w:tblW w:w="8899" w:type="dxa"/>
        <w:tblInd w:w="576" w:type="dxa"/>
        <w:tblLayout w:type="fixed"/>
        <w:tblLook w:val="0400" w:firstRow="0" w:lastRow="0" w:firstColumn="0" w:lastColumn="0" w:noHBand="0" w:noVBand="1"/>
      </w:tblPr>
      <w:tblGrid>
        <w:gridCol w:w="1825"/>
        <w:gridCol w:w="7074"/>
      </w:tblGrid>
      <w:tr w:rsidR="00141DFB" w14:paraId="6C1A1076" w14:textId="77777777">
        <w:trPr>
          <w:cantSplit/>
          <w:trHeight w:val="457"/>
          <w:tblHeader/>
        </w:trPr>
        <w:tc>
          <w:tcPr>
            <w:tcW w:w="1825" w:type="dxa"/>
            <w:tcBorders>
              <w:top w:val="single" w:sz="4" w:space="0" w:color="000000"/>
              <w:left w:val="single" w:sz="4" w:space="0" w:color="000000"/>
              <w:bottom w:val="single" w:sz="4" w:space="0" w:color="000000"/>
              <w:right w:val="single" w:sz="4" w:space="0" w:color="000000"/>
            </w:tcBorders>
            <w:shd w:val="clear" w:color="auto" w:fill="D9D9D9"/>
          </w:tcPr>
          <w:p w14:paraId="6C1A1074" w14:textId="77777777" w:rsidR="00141DFB" w:rsidRDefault="00A53DE9">
            <w:pPr>
              <w:pStyle w:val="normal1"/>
              <w:spacing w:line="240" w:lineRule="auto"/>
              <w:rPr>
                <w:rFonts w:eastAsia="Times New Roman" w:cs="Times New Roman"/>
                <w:b/>
                <w:color w:val="000000"/>
              </w:rPr>
            </w:pPr>
            <w:r>
              <w:rPr>
                <w:rFonts w:eastAsia="Times New Roman" w:cs="Times New Roman"/>
                <w:b/>
                <w:color w:val="000000"/>
              </w:rPr>
              <w:t>Acronym</w:t>
            </w:r>
          </w:p>
        </w:tc>
        <w:tc>
          <w:tcPr>
            <w:tcW w:w="707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1A1075" w14:textId="77777777" w:rsidR="00141DFB" w:rsidRDefault="00A53DE9">
            <w:pPr>
              <w:pStyle w:val="normal1"/>
              <w:spacing w:line="240" w:lineRule="auto"/>
              <w:rPr>
                <w:rFonts w:eastAsia="Times New Roman" w:cs="Times New Roman"/>
                <w:b/>
                <w:color w:val="000000"/>
              </w:rPr>
            </w:pPr>
            <w:r>
              <w:rPr>
                <w:rFonts w:eastAsia="Times New Roman" w:cs="Times New Roman"/>
                <w:b/>
                <w:color w:val="000000"/>
              </w:rPr>
              <w:t>Translation</w:t>
            </w:r>
          </w:p>
        </w:tc>
      </w:tr>
      <w:tr w:rsidR="00141DFB" w14:paraId="6C1A1079" w14:textId="77777777">
        <w:trPr>
          <w:cantSplit/>
          <w:trHeight w:val="432"/>
        </w:trPr>
        <w:tc>
          <w:tcPr>
            <w:tcW w:w="1825" w:type="dxa"/>
            <w:tcBorders>
              <w:top w:val="single" w:sz="4" w:space="0" w:color="000000"/>
              <w:left w:val="single" w:sz="4" w:space="0" w:color="000000"/>
              <w:bottom w:val="single" w:sz="4" w:space="0" w:color="000000"/>
              <w:right w:val="single" w:sz="4" w:space="0" w:color="000000"/>
            </w:tcBorders>
            <w:vAlign w:val="bottom"/>
          </w:tcPr>
          <w:p w14:paraId="6C1A1077" w14:textId="77777777" w:rsidR="00141DFB" w:rsidRDefault="00A53DE9">
            <w:pPr>
              <w:pStyle w:val="normal1"/>
              <w:spacing w:line="240" w:lineRule="auto"/>
              <w:rPr>
                <w:rFonts w:eastAsia="Times New Roman" w:cs="Times New Roman"/>
                <w:color w:val="000000"/>
              </w:rPr>
            </w:pPr>
            <w:r>
              <w:rPr>
                <w:rFonts w:eastAsia="Times New Roman" w:cs="Times New Roman"/>
                <w:color w:val="000000"/>
              </w:rPr>
              <w:t>aCRF</w:t>
            </w:r>
          </w:p>
        </w:tc>
        <w:tc>
          <w:tcPr>
            <w:tcW w:w="7073" w:type="dxa"/>
            <w:tcBorders>
              <w:top w:val="single" w:sz="4" w:space="0" w:color="000000"/>
              <w:left w:val="single" w:sz="4" w:space="0" w:color="000000"/>
              <w:bottom w:val="single" w:sz="4" w:space="0" w:color="000000"/>
              <w:right w:val="single" w:sz="4" w:space="0" w:color="000000"/>
            </w:tcBorders>
            <w:vAlign w:val="bottom"/>
          </w:tcPr>
          <w:p w14:paraId="6C1A1078" w14:textId="77777777" w:rsidR="00141DFB" w:rsidRDefault="00A53DE9">
            <w:pPr>
              <w:pStyle w:val="normal1"/>
              <w:spacing w:before="0" w:line="240" w:lineRule="auto"/>
              <w:rPr>
                <w:rFonts w:eastAsia="Times New Roman" w:cs="Times New Roman"/>
                <w:color w:val="000000"/>
              </w:rPr>
            </w:pPr>
            <w:r>
              <w:rPr>
                <w:rFonts w:eastAsia="Times New Roman" w:cs="Times New Roman"/>
                <w:color w:val="000000"/>
              </w:rPr>
              <w:t>Annotated Case Report Form</w:t>
            </w:r>
          </w:p>
        </w:tc>
      </w:tr>
      <w:tr w:rsidR="00141DFB" w14:paraId="6C1A107C" w14:textId="77777777">
        <w:trPr>
          <w:cantSplit/>
          <w:trHeight w:val="432"/>
        </w:trPr>
        <w:tc>
          <w:tcPr>
            <w:tcW w:w="1825" w:type="dxa"/>
            <w:tcBorders>
              <w:top w:val="single" w:sz="4" w:space="0" w:color="000000"/>
              <w:left w:val="single" w:sz="4" w:space="0" w:color="000000"/>
              <w:bottom w:val="single" w:sz="4" w:space="0" w:color="000000"/>
              <w:right w:val="single" w:sz="4" w:space="0" w:color="000000"/>
            </w:tcBorders>
            <w:vAlign w:val="bottom"/>
          </w:tcPr>
          <w:p w14:paraId="6C1A107A" w14:textId="77777777" w:rsidR="00141DFB" w:rsidRDefault="00A53DE9">
            <w:pPr>
              <w:pStyle w:val="normal1"/>
              <w:spacing w:line="240" w:lineRule="auto"/>
              <w:rPr>
                <w:rFonts w:eastAsia="Times New Roman" w:cs="Times New Roman"/>
                <w:color w:val="000000"/>
              </w:rPr>
            </w:pPr>
            <w:r>
              <w:rPr>
                <w:rFonts w:eastAsia="Times New Roman" w:cs="Times New Roman"/>
                <w:color w:val="000000"/>
              </w:rPr>
              <w:t>ADaM</w:t>
            </w:r>
          </w:p>
        </w:tc>
        <w:tc>
          <w:tcPr>
            <w:tcW w:w="7073" w:type="dxa"/>
            <w:tcBorders>
              <w:top w:val="single" w:sz="4" w:space="0" w:color="000000"/>
              <w:left w:val="single" w:sz="4" w:space="0" w:color="000000"/>
              <w:bottom w:val="single" w:sz="4" w:space="0" w:color="000000"/>
              <w:right w:val="single" w:sz="4" w:space="0" w:color="000000"/>
            </w:tcBorders>
            <w:vAlign w:val="bottom"/>
          </w:tcPr>
          <w:p w14:paraId="6C1A107B" w14:textId="77777777" w:rsidR="00141DFB" w:rsidRDefault="00A53DE9">
            <w:pPr>
              <w:pStyle w:val="normal1"/>
              <w:spacing w:before="0" w:line="240" w:lineRule="auto"/>
              <w:rPr>
                <w:rFonts w:eastAsia="Times New Roman" w:cs="Times New Roman"/>
                <w:color w:val="000000"/>
              </w:rPr>
            </w:pPr>
            <w:r>
              <w:rPr>
                <w:rFonts w:eastAsia="Times New Roman" w:cs="Times New Roman"/>
                <w:color w:val="000000"/>
              </w:rPr>
              <w:t>Analysis Dataset Model</w:t>
            </w:r>
          </w:p>
        </w:tc>
      </w:tr>
      <w:tr w:rsidR="00141DFB" w14:paraId="6C1A107F" w14:textId="77777777">
        <w:trPr>
          <w:cantSplit/>
          <w:trHeight w:val="432"/>
        </w:trPr>
        <w:tc>
          <w:tcPr>
            <w:tcW w:w="1825" w:type="dxa"/>
            <w:tcBorders>
              <w:top w:val="single" w:sz="4" w:space="0" w:color="000000"/>
              <w:left w:val="single" w:sz="4" w:space="0" w:color="000000"/>
              <w:bottom w:val="single" w:sz="4" w:space="0" w:color="000000"/>
              <w:right w:val="single" w:sz="4" w:space="0" w:color="000000"/>
            </w:tcBorders>
            <w:vAlign w:val="bottom"/>
          </w:tcPr>
          <w:p w14:paraId="6C1A107D" w14:textId="77777777" w:rsidR="00141DFB" w:rsidRDefault="00A53DE9">
            <w:pPr>
              <w:pStyle w:val="normal1"/>
              <w:spacing w:line="240" w:lineRule="auto"/>
              <w:rPr>
                <w:rFonts w:eastAsia="Times New Roman" w:cs="Times New Roman"/>
                <w:color w:val="000000"/>
              </w:rPr>
            </w:pPr>
            <w:r>
              <w:rPr>
                <w:rFonts w:eastAsia="Times New Roman" w:cs="Times New Roman"/>
                <w:color w:val="000000"/>
              </w:rPr>
              <w:t>ADRG</w:t>
            </w:r>
          </w:p>
        </w:tc>
        <w:tc>
          <w:tcPr>
            <w:tcW w:w="7073" w:type="dxa"/>
            <w:tcBorders>
              <w:top w:val="single" w:sz="4" w:space="0" w:color="000000"/>
              <w:left w:val="single" w:sz="4" w:space="0" w:color="000000"/>
              <w:bottom w:val="single" w:sz="4" w:space="0" w:color="000000"/>
              <w:right w:val="single" w:sz="4" w:space="0" w:color="000000"/>
            </w:tcBorders>
            <w:vAlign w:val="bottom"/>
          </w:tcPr>
          <w:p w14:paraId="6C1A107E" w14:textId="77777777" w:rsidR="00141DFB" w:rsidRDefault="00A53DE9">
            <w:pPr>
              <w:pStyle w:val="normal1"/>
              <w:spacing w:before="0" w:line="240" w:lineRule="auto"/>
              <w:rPr>
                <w:rFonts w:eastAsia="Times New Roman" w:cs="Times New Roman"/>
                <w:color w:val="000000"/>
              </w:rPr>
            </w:pPr>
            <w:r>
              <w:rPr>
                <w:rFonts w:eastAsia="Times New Roman" w:cs="Times New Roman"/>
                <w:color w:val="000000"/>
              </w:rPr>
              <w:t>Analysis Data Reviewer’s Guide</w:t>
            </w:r>
          </w:p>
        </w:tc>
      </w:tr>
      <w:tr w:rsidR="00141DFB" w14:paraId="6C1A1082" w14:textId="77777777">
        <w:trPr>
          <w:cantSplit/>
          <w:trHeight w:val="457"/>
        </w:trPr>
        <w:tc>
          <w:tcPr>
            <w:tcW w:w="1825" w:type="dxa"/>
            <w:tcBorders>
              <w:top w:val="single" w:sz="4" w:space="0" w:color="000000"/>
              <w:left w:val="single" w:sz="4" w:space="0" w:color="000000"/>
              <w:bottom w:val="single" w:sz="4" w:space="0" w:color="000000"/>
              <w:right w:val="single" w:sz="4" w:space="0" w:color="000000"/>
            </w:tcBorders>
            <w:vAlign w:val="bottom"/>
          </w:tcPr>
          <w:p w14:paraId="6C1A1080" w14:textId="77777777" w:rsidR="00141DFB" w:rsidRDefault="00A53DE9">
            <w:pPr>
              <w:pStyle w:val="normal1"/>
              <w:spacing w:line="240" w:lineRule="auto"/>
              <w:rPr>
                <w:rFonts w:eastAsia="Times New Roman" w:cs="Times New Roman"/>
                <w:color w:val="000000"/>
              </w:rPr>
            </w:pPr>
            <w:r>
              <w:rPr>
                <w:rFonts w:eastAsia="Times New Roman" w:cs="Times New Roman"/>
                <w:color w:val="000000"/>
              </w:rPr>
              <w:t>eCRF</w:t>
            </w:r>
          </w:p>
        </w:tc>
        <w:tc>
          <w:tcPr>
            <w:tcW w:w="7073" w:type="dxa"/>
            <w:tcBorders>
              <w:top w:val="single" w:sz="4" w:space="0" w:color="000000"/>
              <w:left w:val="single" w:sz="4" w:space="0" w:color="000000"/>
              <w:bottom w:val="single" w:sz="4" w:space="0" w:color="000000"/>
              <w:right w:val="single" w:sz="4" w:space="0" w:color="000000"/>
            </w:tcBorders>
            <w:vAlign w:val="bottom"/>
          </w:tcPr>
          <w:p w14:paraId="6C1A1081" w14:textId="77777777" w:rsidR="00141DFB" w:rsidRDefault="00A53DE9">
            <w:pPr>
              <w:pStyle w:val="normal1"/>
              <w:spacing w:line="240" w:lineRule="auto"/>
              <w:rPr>
                <w:rFonts w:eastAsia="Times New Roman" w:cs="Times New Roman"/>
                <w:color w:val="000000"/>
              </w:rPr>
            </w:pPr>
            <w:r>
              <w:rPr>
                <w:rFonts w:eastAsia="Times New Roman" w:cs="Times New Roman"/>
                <w:color w:val="000000"/>
              </w:rPr>
              <w:t>Electronic Case Report Form</w:t>
            </w:r>
          </w:p>
        </w:tc>
      </w:tr>
      <w:tr w:rsidR="00141DFB" w14:paraId="6C1A1085" w14:textId="77777777">
        <w:trPr>
          <w:cantSplit/>
          <w:trHeight w:val="457"/>
        </w:trPr>
        <w:tc>
          <w:tcPr>
            <w:tcW w:w="1825" w:type="dxa"/>
            <w:tcBorders>
              <w:top w:val="single" w:sz="4" w:space="0" w:color="000000"/>
              <w:left w:val="single" w:sz="4" w:space="0" w:color="000000"/>
              <w:bottom w:val="single" w:sz="4" w:space="0" w:color="000000"/>
              <w:right w:val="single" w:sz="4" w:space="0" w:color="000000"/>
            </w:tcBorders>
            <w:vAlign w:val="bottom"/>
          </w:tcPr>
          <w:p w14:paraId="6C1A1083" w14:textId="77777777" w:rsidR="00141DFB" w:rsidRDefault="00A53DE9">
            <w:pPr>
              <w:pStyle w:val="normal1"/>
              <w:spacing w:line="240" w:lineRule="auto"/>
              <w:rPr>
                <w:rFonts w:eastAsia="Times New Roman" w:cs="Times New Roman"/>
                <w:color w:val="000000"/>
              </w:rPr>
            </w:pPr>
            <w:proofErr w:type="spellStart"/>
            <w:r>
              <w:rPr>
                <w:rFonts w:eastAsia="Times New Roman" w:cs="Times New Roman"/>
                <w:color w:val="000000"/>
              </w:rPr>
              <w:t>eDT</w:t>
            </w:r>
            <w:proofErr w:type="spellEnd"/>
          </w:p>
        </w:tc>
        <w:tc>
          <w:tcPr>
            <w:tcW w:w="7073" w:type="dxa"/>
            <w:tcBorders>
              <w:top w:val="single" w:sz="4" w:space="0" w:color="000000"/>
              <w:left w:val="single" w:sz="4" w:space="0" w:color="000000"/>
              <w:bottom w:val="single" w:sz="4" w:space="0" w:color="000000"/>
              <w:right w:val="single" w:sz="4" w:space="0" w:color="000000"/>
            </w:tcBorders>
            <w:vAlign w:val="bottom"/>
          </w:tcPr>
          <w:p w14:paraId="6C1A1084" w14:textId="77777777" w:rsidR="00141DFB" w:rsidRDefault="00A53DE9">
            <w:pPr>
              <w:pStyle w:val="normal1"/>
              <w:spacing w:line="240" w:lineRule="auto"/>
              <w:rPr>
                <w:rFonts w:eastAsia="Times New Roman" w:cs="Times New Roman"/>
                <w:color w:val="000000"/>
              </w:rPr>
            </w:pPr>
            <w:r>
              <w:rPr>
                <w:rFonts w:eastAsia="Times New Roman" w:cs="Times New Roman"/>
                <w:color w:val="000000"/>
              </w:rPr>
              <w:t>Electronic Data Transfer (e.g. central lab data, ECG vendor data, PK data, etc.)</w:t>
            </w:r>
          </w:p>
        </w:tc>
      </w:tr>
      <w:tr w:rsidR="00141DFB" w14:paraId="6C1A1088" w14:textId="77777777">
        <w:trPr>
          <w:cantSplit/>
          <w:trHeight w:val="457"/>
        </w:trPr>
        <w:tc>
          <w:tcPr>
            <w:tcW w:w="1825" w:type="dxa"/>
            <w:tcBorders>
              <w:top w:val="single" w:sz="4" w:space="0" w:color="000000"/>
              <w:left w:val="single" w:sz="4" w:space="0" w:color="000000"/>
              <w:bottom w:val="single" w:sz="4" w:space="0" w:color="000000"/>
              <w:right w:val="single" w:sz="4" w:space="0" w:color="000000"/>
            </w:tcBorders>
            <w:vAlign w:val="bottom"/>
          </w:tcPr>
          <w:p w14:paraId="6C1A1086" w14:textId="77777777" w:rsidR="00141DFB" w:rsidRDefault="00A53DE9">
            <w:pPr>
              <w:pStyle w:val="normal1"/>
              <w:spacing w:line="240" w:lineRule="auto"/>
              <w:rPr>
                <w:rFonts w:eastAsia="Times New Roman" w:cs="Times New Roman"/>
                <w:color w:val="000000"/>
              </w:rPr>
            </w:pPr>
            <w:r>
              <w:rPr>
                <w:rFonts w:eastAsia="Times New Roman" w:cs="Times New Roman"/>
                <w:color w:val="000000"/>
              </w:rPr>
              <w:t>IG</w:t>
            </w:r>
          </w:p>
        </w:tc>
        <w:tc>
          <w:tcPr>
            <w:tcW w:w="7073" w:type="dxa"/>
            <w:tcBorders>
              <w:top w:val="single" w:sz="4" w:space="0" w:color="000000"/>
              <w:left w:val="single" w:sz="4" w:space="0" w:color="000000"/>
              <w:bottom w:val="single" w:sz="4" w:space="0" w:color="000000"/>
              <w:right w:val="single" w:sz="4" w:space="0" w:color="000000"/>
            </w:tcBorders>
            <w:vAlign w:val="bottom"/>
          </w:tcPr>
          <w:p w14:paraId="6C1A1087" w14:textId="77777777" w:rsidR="00141DFB" w:rsidRDefault="00A53DE9">
            <w:pPr>
              <w:pStyle w:val="normal1"/>
              <w:spacing w:line="240" w:lineRule="auto"/>
              <w:rPr>
                <w:rFonts w:eastAsia="Times New Roman" w:cs="Times New Roman"/>
                <w:color w:val="000000"/>
              </w:rPr>
            </w:pPr>
            <w:r>
              <w:rPr>
                <w:rFonts w:eastAsia="Times New Roman" w:cs="Times New Roman"/>
                <w:color w:val="000000"/>
              </w:rPr>
              <w:t>Implementation Guide</w:t>
            </w:r>
          </w:p>
        </w:tc>
      </w:tr>
      <w:tr w:rsidR="00141DFB" w14:paraId="6C1A108B" w14:textId="77777777">
        <w:trPr>
          <w:cantSplit/>
          <w:trHeight w:val="457"/>
        </w:trPr>
        <w:tc>
          <w:tcPr>
            <w:tcW w:w="1825" w:type="dxa"/>
            <w:tcBorders>
              <w:top w:val="single" w:sz="4" w:space="0" w:color="000000"/>
              <w:left w:val="single" w:sz="4" w:space="0" w:color="000000"/>
              <w:bottom w:val="single" w:sz="4" w:space="0" w:color="000000"/>
              <w:right w:val="single" w:sz="4" w:space="0" w:color="000000"/>
            </w:tcBorders>
            <w:vAlign w:val="bottom"/>
          </w:tcPr>
          <w:p w14:paraId="6C1A1089" w14:textId="77777777" w:rsidR="00141DFB" w:rsidRDefault="00A53DE9">
            <w:pPr>
              <w:pStyle w:val="normal1"/>
              <w:spacing w:line="240" w:lineRule="auto"/>
              <w:rPr>
                <w:rFonts w:eastAsia="Times New Roman" w:cs="Times New Roman"/>
                <w:color w:val="000000"/>
              </w:rPr>
            </w:pPr>
            <w:r>
              <w:rPr>
                <w:rFonts w:eastAsia="Times New Roman" w:cs="Times New Roman"/>
                <w:color w:val="000000"/>
              </w:rPr>
              <w:t>NA</w:t>
            </w:r>
          </w:p>
        </w:tc>
        <w:tc>
          <w:tcPr>
            <w:tcW w:w="7073" w:type="dxa"/>
            <w:tcBorders>
              <w:top w:val="single" w:sz="4" w:space="0" w:color="000000"/>
              <w:left w:val="single" w:sz="4" w:space="0" w:color="000000"/>
              <w:bottom w:val="single" w:sz="4" w:space="0" w:color="000000"/>
              <w:right w:val="single" w:sz="4" w:space="0" w:color="000000"/>
            </w:tcBorders>
            <w:vAlign w:val="bottom"/>
          </w:tcPr>
          <w:p w14:paraId="6C1A108A" w14:textId="77777777" w:rsidR="00141DFB" w:rsidRDefault="00A53DE9">
            <w:pPr>
              <w:pStyle w:val="normal1"/>
              <w:spacing w:line="240" w:lineRule="auto"/>
              <w:rPr>
                <w:rFonts w:eastAsia="Times New Roman" w:cs="Times New Roman"/>
                <w:color w:val="000000"/>
              </w:rPr>
            </w:pPr>
            <w:r>
              <w:rPr>
                <w:rFonts w:eastAsia="Times New Roman" w:cs="Times New Roman"/>
                <w:color w:val="000000"/>
              </w:rPr>
              <w:t>Not Applicable</w:t>
            </w:r>
          </w:p>
        </w:tc>
      </w:tr>
      <w:tr w:rsidR="00141DFB" w14:paraId="6C1A108E" w14:textId="77777777">
        <w:trPr>
          <w:cantSplit/>
          <w:trHeight w:val="457"/>
        </w:trPr>
        <w:tc>
          <w:tcPr>
            <w:tcW w:w="1825" w:type="dxa"/>
            <w:tcBorders>
              <w:top w:val="single" w:sz="4" w:space="0" w:color="000000"/>
              <w:left w:val="single" w:sz="4" w:space="0" w:color="000000"/>
              <w:bottom w:val="single" w:sz="4" w:space="0" w:color="000000"/>
              <w:right w:val="single" w:sz="4" w:space="0" w:color="000000"/>
            </w:tcBorders>
            <w:vAlign w:val="bottom"/>
          </w:tcPr>
          <w:p w14:paraId="6C1A108C" w14:textId="77777777" w:rsidR="00141DFB" w:rsidRDefault="00A53DE9">
            <w:pPr>
              <w:pStyle w:val="normal1"/>
              <w:spacing w:line="240" w:lineRule="auto"/>
              <w:rPr>
                <w:rFonts w:eastAsia="Times New Roman" w:cs="Times New Roman"/>
                <w:color w:val="000000"/>
              </w:rPr>
            </w:pPr>
            <w:r>
              <w:rPr>
                <w:rFonts w:eastAsia="Times New Roman" w:cs="Times New Roman"/>
                <w:color w:val="000000"/>
              </w:rPr>
              <w:t>SDTM</w:t>
            </w:r>
          </w:p>
        </w:tc>
        <w:tc>
          <w:tcPr>
            <w:tcW w:w="7073" w:type="dxa"/>
            <w:tcBorders>
              <w:top w:val="single" w:sz="4" w:space="0" w:color="000000"/>
              <w:left w:val="single" w:sz="4" w:space="0" w:color="000000"/>
              <w:bottom w:val="single" w:sz="4" w:space="0" w:color="000000"/>
              <w:right w:val="single" w:sz="4" w:space="0" w:color="000000"/>
            </w:tcBorders>
            <w:vAlign w:val="bottom"/>
          </w:tcPr>
          <w:p w14:paraId="6C1A108D" w14:textId="77777777" w:rsidR="00141DFB" w:rsidRDefault="00A53DE9">
            <w:pPr>
              <w:pStyle w:val="normal1"/>
              <w:spacing w:line="240" w:lineRule="auto"/>
              <w:rPr>
                <w:rFonts w:eastAsia="Times New Roman" w:cs="Times New Roman"/>
                <w:color w:val="000000"/>
              </w:rPr>
            </w:pPr>
            <w:r>
              <w:rPr>
                <w:rFonts w:eastAsia="Times New Roman" w:cs="Times New Roman"/>
                <w:color w:val="000000"/>
              </w:rPr>
              <w:t>Study Data Tabulation Model</w:t>
            </w:r>
          </w:p>
        </w:tc>
      </w:tr>
      <w:tr w:rsidR="00141DFB" w14:paraId="6C1A1091" w14:textId="77777777">
        <w:trPr>
          <w:cantSplit/>
          <w:trHeight w:val="457"/>
        </w:trPr>
        <w:tc>
          <w:tcPr>
            <w:tcW w:w="1825" w:type="dxa"/>
            <w:tcBorders>
              <w:top w:val="single" w:sz="4" w:space="0" w:color="000000"/>
              <w:left w:val="single" w:sz="4" w:space="0" w:color="000000"/>
              <w:bottom w:val="single" w:sz="4" w:space="0" w:color="000000"/>
              <w:right w:val="single" w:sz="4" w:space="0" w:color="000000"/>
            </w:tcBorders>
            <w:vAlign w:val="bottom"/>
          </w:tcPr>
          <w:p w14:paraId="6C1A108F" w14:textId="77777777" w:rsidR="00141DFB" w:rsidRDefault="00A53DE9">
            <w:pPr>
              <w:pStyle w:val="normal1"/>
              <w:spacing w:line="240" w:lineRule="auto"/>
              <w:rPr>
                <w:rFonts w:eastAsia="Times New Roman" w:cs="Times New Roman"/>
                <w:color w:val="000000"/>
              </w:rPr>
            </w:pPr>
            <w:r>
              <w:rPr>
                <w:rFonts w:eastAsia="Times New Roman" w:cs="Times New Roman"/>
                <w:color w:val="000000"/>
              </w:rPr>
              <w:t>TAUG</w:t>
            </w:r>
          </w:p>
        </w:tc>
        <w:tc>
          <w:tcPr>
            <w:tcW w:w="7073" w:type="dxa"/>
            <w:tcBorders>
              <w:top w:val="single" w:sz="4" w:space="0" w:color="000000"/>
              <w:left w:val="single" w:sz="4" w:space="0" w:color="000000"/>
              <w:bottom w:val="single" w:sz="4" w:space="0" w:color="000000"/>
              <w:right w:val="single" w:sz="4" w:space="0" w:color="000000"/>
            </w:tcBorders>
            <w:vAlign w:val="bottom"/>
          </w:tcPr>
          <w:p w14:paraId="6C1A1090" w14:textId="77777777" w:rsidR="00141DFB" w:rsidRDefault="00A53DE9">
            <w:pPr>
              <w:pStyle w:val="normal1"/>
              <w:spacing w:line="240" w:lineRule="auto"/>
              <w:rPr>
                <w:rFonts w:eastAsia="Times New Roman" w:cs="Times New Roman"/>
                <w:color w:val="000000"/>
              </w:rPr>
            </w:pPr>
            <w:r>
              <w:rPr>
                <w:rFonts w:eastAsia="Times New Roman" w:cs="Times New Roman"/>
                <w:color w:val="000000"/>
              </w:rPr>
              <w:t>Therapeutic Area User Guide</w:t>
            </w:r>
          </w:p>
        </w:tc>
      </w:tr>
    </w:tbl>
    <w:p w14:paraId="6C1A1092" w14:textId="77777777" w:rsidR="00141DFB" w:rsidRDefault="00A53DE9">
      <w:pPr>
        <w:pStyle w:val="Heading2"/>
        <w:numPr>
          <w:ilvl w:val="1"/>
          <w:numId w:val="7"/>
        </w:numPr>
        <w:spacing w:after="240"/>
      </w:pPr>
      <w:bookmarkStart w:id="3" w:name="_heading=h.al40pp25avc1"/>
      <w:bookmarkEnd w:id="3"/>
      <w:r>
        <w:t>Study Data Standards and Dictionary Inventory</w:t>
      </w:r>
    </w:p>
    <w:tbl>
      <w:tblPr>
        <w:tblW w:w="8899" w:type="dxa"/>
        <w:tblInd w:w="576" w:type="dxa"/>
        <w:tblLayout w:type="fixed"/>
        <w:tblLook w:val="0400" w:firstRow="0" w:lastRow="0" w:firstColumn="0" w:lastColumn="0" w:noHBand="0" w:noVBand="1"/>
      </w:tblPr>
      <w:tblGrid>
        <w:gridCol w:w="2883"/>
        <w:gridCol w:w="6016"/>
      </w:tblGrid>
      <w:tr w:rsidR="00141DFB" w14:paraId="6C1A1095" w14:textId="77777777">
        <w:trPr>
          <w:cantSplit/>
          <w:tblHeader/>
        </w:trPr>
        <w:tc>
          <w:tcPr>
            <w:tcW w:w="2883" w:type="dxa"/>
            <w:tcBorders>
              <w:top w:val="single" w:sz="4" w:space="0" w:color="000000"/>
              <w:left w:val="single" w:sz="4" w:space="0" w:color="000000"/>
              <w:bottom w:val="single" w:sz="4" w:space="0" w:color="000000"/>
              <w:right w:val="single" w:sz="4" w:space="0" w:color="000000"/>
            </w:tcBorders>
            <w:shd w:val="clear" w:color="auto" w:fill="D9D9D9"/>
          </w:tcPr>
          <w:p w14:paraId="6C1A1093" w14:textId="77777777" w:rsidR="00141DFB" w:rsidRDefault="00A53DE9">
            <w:pPr>
              <w:pStyle w:val="normal1"/>
              <w:spacing w:before="288" w:line="240" w:lineRule="auto"/>
              <w:rPr>
                <w:b/>
              </w:rPr>
            </w:pPr>
            <w:r>
              <w:rPr>
                <w:b/>
              </w:rPr>
              <w:t>Standard or Dictionary</w:t>
            </w:r>
          </w:p>
        </w:tc>
        <w:tc>
          <w:tcPr>
            <w:tcW w:w="6015" w:type="dxa"/>
            <w:tcBorders>
              <w:top w:val="single" w:sz="4" w:space="0" w:color="000000"/>
              <w:left w:val="single" w:sz="4" w:space="0" w:color="000000"/>
              <w:bottom w:val="single" w:sz="4" w:space="0" w:color="000000"/>
              <w:right w:val="single" w:sz="4" w:space="0" w:color="000000"/>
            </w:tcBorders>
            <w:shd w:val="clear" w:color="auto" w:fill="D9D9D9"/>
          </w:tcPr>
          <w:p w14:paraId="6C1A1094" w14:textId="77777777" w:rsidR="00141DFB" w:rsidRDefault="00A53DE9">
            <w:pPr>
              <w:pStyle w:val="normal1"/>
              <w:spacing w:before="288" w:line="240" w:lineRule="auto"/>
              <w:rPr>
                <w:b/>
              </w:rPr>
            </w:pPr>
            <w:r>
              <w:rPr>
                <w:b/>
              </w:rPr>
              <w:t>Versions Used</w:t>
            </w:r>
          </w:p>
        </w:tc>
      </w:tr>
      <w:tr w:rsidR="00141DFB" w14:paraId="6C1A1098" w14:textId="77777777">
        <w:trPr>
          <w:cantSplit/>
        </w:trPr>
        <w:tc>
          <w:tcPr>
            <w:tcW w:w="2883" w:type="dxa"/>
            <w:tcBorders>
              <w:top w:val="single" w:sz="4" w:space="0" w:color="000000"/>
              <w:left w:val="single" w:sz="4" w:space="0" w:color="000000"/>
              <w:bottom w:val="single" w:sz="4" w:space="0" w:color="000000"/>
              <w:right w:val="single" w:sz="4" w:space="0" w:color="000000"/>
            </w:tcBorders>
            <w:vAlign w:val="bottom"/>
          </w:tcPr>
          <w:p w14:paraId="6C1A1096" w14:textId="77777777" w:rsidR="00141DFB" w:rsidRDefault="00A53DE9">
            <w:pPr>
              <w:pStyle w:val="normal1"/>
              <w:spacing w:line="240" w:lineRule="auto"/>
              <w:rPr>
                <w:rFonts w:eastAsia="Times New Roman" w:cs="Times New Roman"/>
                <w:color w:val="000000"/>
              </w:rPr>
            </w:pPr>
            <w:r>
              <w:rPr>
                <w:rFonts w:eastAsia="Times New Roman" w:cs="Times New Roman"/>
                <w:color w:val="000000"/>
              </w:rPr>
              <w:t>SDTM</w:t>
            </w:r>
          </w:p>
        </w:tc>
        <w:tc>
          <w:tcPr>
            <w:tcW w:w="6015" w:type="dxa"/>
            <w:tcBorders>
              <w:top w:val="single" w:sz="4" w:space="0" w:color="000000"/>
              <w:left w:val="single" w:sz="4" w:space="0" w:color="000000"/>
              <w:bottom w:val="single" w:sz="4" w:space="0" w:color="000000"/>
              <w:right w:val="single" w:sz="4" w:space="0" w:color="000000"/>
            </w:tcBorders>
            <w:vAlign w:val="bottom"/>
          </w:tcPr>
          <w:p w14:paraId="6C1A1097" w14:textId="77777777" w:rsidR="00141DFB" w:rsidRDefault="00141DFB">
            <w:pPr>
              <w:pStyle w:val="normal1"/>
              <w:spacing w:line="240" w:lineRule="auto"/>
              <w:rPr>
                <w:rFonts w:eastAsia="Times New Roman" w:cs="Times New Roman"/>
                <w:color w:val="000000"/>
              </w:rPr>
            </w:pPr>
          </w:p>
        </w:tc>
      </w:tr>
      <w:tr w:rsidR="00141DFB" w14:paraId="6C1A109B" w14:textId="77777777">
        <w:trPr>
          <w:cantSplit/>
        </w:trPr>
        <w:tc>
          <w:tcPr>
            <w:tcW w:w="2883" w:type="dxa"/>
            <w:tcBorders>
              <w:top w:val="single" w:sz="4" w:space="0" w:color="000000"/>
              <w:left w:val="single" w:sz="4" w:space="0" w:color="000000"/>
              <w:bottom w:val="single" w:sz="4" w:space="0" w:color="000000"/>
              <w:right w:val="single" w:sz="4" w:space="0" w:color="000000"/>
            </w:tcBorders>
            <w:vAlign w:val="bottom"/>
          </w:tcPr>
          <w:p w14:paraId="6C1A1099" w14:textId="77777777" w:rsidR="00141DFB" w:rsidRDefault="00A53DE9">
            <w:pPr>
              <w:pStyle w:val="normal1"/>
              <w:spacing w:line="240" w:lineRule="auto"/>
              <w:rPr>
                <w:rFonts w:eastAsia="Times New Roman" w:cs="Times New Roman"/>
                <w:color w:val="000000"/>
              </w:rPr>
            </w:pPr>
            <w:r>
              <w:rPr>
                <w:rFonts w:eastAsia="Times New Roman" w:cs="Times New Roman"/>
                <w:color w:val="000000"/>
              </w:rPr>
              <w:t>SDTM Controlled Terminology</w:t>
            </w:r>
          </w:p>
        </w:tc>
        <w:tc>
          <w:tcPr>
            <w:tcW w:w="6015" w:type="dxa"/>
            <w:tcBorders>
              <w:top w:val="single" w:sz="4" w:space="0" w:color="000000"/>
              <w:left w:val="single" w:sz="4" w:space="0" w:color="000000"/>
              <w:bottom w:val="single" w:sz="4" w:space="0" w:color="000000"/>
              <w:right w:val="single" w:sz="4" w:space="0" w:color="000000"/>
            </w:tcBorders>
            <w:vAlign w:val="bottom"/>
          </w:tcPr>
          <w:p w14:paraId="6C1A109A" w14:textId="77777777" w:rsidR="00141DFB" w:rsidRDefault="00141DFB">
            <w:pPr>
              <w:pStyle w:val="normal1"/>
              <w:spacing w:line="240" w:lineRule="auto"/>
              <w:rPr>
                <w:rFonts w:eastAsia="Times New Roman" w:cs="Times New Roman"/>
                <w:color w:val="000000"/>
              </w:rPr>
            </w:pPr>
          </w:p>
        </w:tc>
      </w:tr>
      <w:tr w:rsidR="00141DFB" w14:paraId="6C1A109E" w14:textId="77777777">
        <w:trPr>
          <w:cantSplit/>
        </w:trPr>
        <w:tc>
          <w:tcPr>
            <w:tcW w:w="2883" w:type="dxa"/>
            <w:tcBorders>
              <w:top w:val="single" w:sz="4" w:space="0" w:color="000000"/>
              <w:left w:val="single" w:sz="4" w:space="0" w:color="000000"/>
              <w:bottom w:val="single" w:sz="4" w:space="0" w:color="000000"/>
              <w:right w:val="single" w:sz="4" w:space="0" w:color="000000"/>
            </w:tcBorders>
            <w:vAlign w:val="bottom"/>
          </w:tcPr>
          <w:p w14:paraId="6C1A109C" w14:textId="77777777" w:rsidR="00141DFB" w:rsidRDefault="00A53DE9">
            <w:pPr>
              <w:pStyle w:val="normal1"/>
              <w:spacing w:line="240" w:lineRule="auto"/>
              <w:rPr>
                <w:rFonts w:eastAsia="Times New Roman" w:cs="Times New Roman"/>
                <w:color w:val="000000"/>
              </w:rPr>
            </w:pPr>
            <w:r>
              <w:rPr>
                <w:rFonts w:eastAsia="Times New Roman" w:cs="Times New Roman"/>
                <w:color w:val="000000"/>
              </w:rPr>
              <w:t>ADaM</w:t>
            </w:r>
          </w:p>
        </w:tc>
        <w:tc>
          <w:tcPr>
            <w:tcW w:w="6015" w:type="dxa"/>
            <w:tcBorders>
              <w:top w:val="single" w:sz="4" w:space="0" w:color="000000"/>
              <w:left w:val="single" w:sz="4" w:space="0" w:color="000000"/>
              <w:bottom w:val="single" w:sz="4" w:space="0" w:color="000000"/>
              <w:right w:val="single" w:sz="4" w:space="0" w:color="000000"/>
            </w:tcBorders>
            <w:vAlign w:val="bottom"/>
          </w:tcPr>
          <w:p w14:paraId="6C1A109D" w14:textId="77777777" w:rsidR="00141DFB" w:rsidRDefault="00141DFB">
            <w:pPr>
              <w:pStyle w:val="normal1"/>
              <w:spacing w:line="240" w:lineRule="auto"/>
              <w:rPr>
                <w:rFonts w:eastAsia="Times New Roman" w:cs="Times New Roman"/>
                <w:color w:val="000000"/>
              </w:rPr>
            </w:pPr>
          </w:p>
        </w:tc>
      </w:tr>
      <w:tr w:rsidR="00141DFB" w14:paraId="6C1A10A1" w14:textId="77777777">
        <w:trPr>
          <w:cantSplit/>
        </w:trPr>
        <w:tc>
          <w:tcPr>
            <w:tcW w:w="2883" w:type="dxa"/>
            <w:tcBorders>
              <w:top w:val="single" w:sz="4" w:space="0" w:color="000000"/>
              <w:left w:val="single" w:sz="4" w:space="0" w:color="000000"/>
              <w:bottom w:val="single" w:sz="4" w:space="0" w:color="000000"/>
              <w:right w:val="single" w:sz="4" w:space="0" w:color="000000"/>
            </w:tcBorders>
            <w:vAlign w:val="bottom"/>
          </w:tcPr>
          <w:p w14:paraId="6C1A109F" w14:textId="77777777" w:rsidR="00141DFB" w:rsidRDefault="00A53DE9">
            <w:pPr>
              <w:pStyle w:val="normal1"/>
              <w:spacing w:line="240" w:lineRule="auto"/>
              <w:rPr>
                <w:rFonts w:eastAsia="Times New Roman" w:cs="Times New Roman"/>
                <w:color w:val="000000"/>
              </w:rPr>
            </w:pPr>
            <w:r>
              <w:rPr>
                <w:rFonts w:eastAsia="Times New Roman" w:cs="Times New Roman"/>
                <w:color w:val="000000"/>
              </w:rPr>
              <w:t>ADaM Controlled Terminology</w:t>
            </w:r>
          </w:p>
        </w:tc>
        <w:tc>
          <w:tcPr>
            <w:tcW w:w="6015" w:type="dxa"/>
            <w:tcBorders>
              <w:top w:val="single" w:sz="4" w:space="0" w:color="000000"/>
              <w:left w:val="single" w:sz="4" w:space="0" w:color="000000"/>
              <w:bottom w:val="single" w:sz="4" w:space="0" w:color="000000"/>
              <w:right w:val="single" w:sz="4" w:space="0" w:color="000000"/>
            </w:tcBorders>
            <w:vAlign w:val="bottom"/>
          </w:tcPr>
          <w:p w14:paraId="6C1A10A0" w14:textId="77777777" w:rsidR="00141DFB" w:rsidRDefault="00141DFB">
            <w:pPr>
              <w:pStyle w:val="normal1"/>
              <w:spacing w:line="240" w:lineRule="auto"/>
              <w:rPr>
                <w:rFonts w:eastAsia="Times New Roman" w:cs="Times New Roman"/>
                <w:color w:val="000000"/>
              </w:rPr>
            </w:pPr>
          </w:p>
        </w:tc>
      </w:tr>
      <w:tr w:rsidR="00141DFB" w14:paraId="6C1A10A4" w14:textId="77777777">
        <w:trPr>
          <w:cantSplit/>
        </w:trPr>
        <w:tc>
          <w:tcPr>
            <w:tcW w:w="2883" w:type="dxa"/>
            <w:tcBorders>
              <w:top w:val="single" w:sz="4" w:space="0" w:color="000000"/>
              <w:left w:val="single" w:sz="4" w:space="0" w:color="000000"/>
              <w:bottom w:val="single" w:sz="4" w:space="0" w:color="000000"/>
              <w:right w:val="single" w:sz="4" w:space="0" w:color="000000"/>
            </w:tcBorders>
            <w:vAlign w:val="bottom"/>
          </w:tcPr>
          <w:p w14:paraId="6C1A10A2" w14:textId="77777777" w:rsidR="00141DFB" w:rsidRDefault="00A53DE9">
            <w:pPr>
              <w:pStyle w:val="normal1"/>
              <w:spacing w:line="240" w:lineRule="auto"/>
              <w:rPr>
                <w:rFonts w:eastAsia="Times New Roman" w:cs="Times New Roman"/>
                <w:color w:val="000000"/>
              </w:rPr>
            </w:pPr>
            <w:r>
              <w:rPr>
                <w:rFonts w:eastAsia="Times New Roman" w:cs="Times New Roman"/>
                <w:color w:val="000000"/>
              </w:rPr>
              <w:t>Data Definitions</w:t>
            </w:r>
          </w:p>
        </w:tc>
        <w:tc>
          <w:tcPr>
            <w:tcW w:w="6015" w:type="dxa"/>
            <w:tcBorders>
              <w:top w:val="single" w:sz="4" w:space="0" w:color="000000"/>
              <w:left w:val="single" w:sz="4" w:space="0" w:color="000000"/>
              <w:bottom w:val="single" w:sz="4" w:space="0" w:color="000000"/>
              <w:right w:val="single" w:sz="4" w:space="0" w:color="000000"/>
            </w:tcBorders>
            <w:vAlign w:val="bottom"/>
          </w:tcPr>
          <w:p w14:paraId="6C1A10A3" w14:textId="77777777" w:rsidR="00141DFB" w:rsidRDefault="00141DFB">
            <w:pPr>
              <w:pStyle w:val="normal1"/>
              <w:spacing w:line="240" w:lineRule="auto"/>
              <w:rPr>
                <w:rFonts w:eastAsia="Times New Roman" w:cs="Times New Roman"/>
                <w:color w:val="000000"/>
              </w:rPr>
            </w:pPr>
          </w:p>
        </w:tc>
      </w:tr>
      <w:tr w:rsidR="00141DFB" w14:paraId="6C1A10A7" w14:textId="77777777">
        <w:trPr>
          <w:cantSplit/>
        </w:trPr>
        <w:tc>
          <w:tcPr>
            <w:tcW w:w="2883" w:type="dxa"/>
            <w:tcBorders>
              <w:top w:val="single" w:sz="4" w:space="0" w:color="000000"/>
              <w:left w:val="single" w:sz="4" w:space="0" w:color="000000"/>
              <w:bottom w:val="single" w:sz="4" w:space="0" w:color="000000"/>
              <w:right w:val="single" w:sz="4" w:space="0" w:color="000000"/>
            </w:tcBorders>
            <w:vAlign w:val="bottom"/>
          </w:tcPr>
          <w:p w14:paraId="6C1A10A5" w14:textId="77777777" w:rsidR="00141DFB" w:rsidRDefault="00A53DE9">
            <w:pPr>
              <w:pStyle w:val="normal1"/>
              <w:spacing w:line="240" w:lineRule="auto"/>
              <w:rPr>
                <w:rFonts w:eastAsia="Times New Roman" w:cs="Times New Roman"/>
                <w:color w:val="000000"/>
              </w:rPr>
            </w:pPr>
            <w:r>
              <w:rPr>
                <w:rFonts w:eastAsia="Times New Roman" w:cs="Times New Roman"/>
                <w:color w:val="000000"/>
              </w:rPr>
              <w:t>TAUG (if applicable)</w:t>
            </w:r>
          </w:p>
        </w:tc>
        <w:tc>
          <w:tcPr>
            <w:tcW w:w="6015" w:type="dxa"/>
            <w:tcBorders>
              <w:top w:val="single" w:sz="4" w:space="0" w:color="000000"/>
              <w:left w:val="single" w:sz="4" w:space="0" w:color="000000"/>
              <w:bottom w:val="single" w:sz="4" w:space="0" w:color="000000"/>
              <w:right w:val="single" w:sz="4" w:space="0" w:color="000000"/>
            </w:tcBorders>
            <w:vAlign w:val="bottom"/>
          </w:tcPr>
          <w:p w14:paraId="6C1A10A6" w14:textId="77777777" w:rsidR="00141DFB" w:rsidRDefault="00141DFB">
            <w:pPr>
              <w:pStyle w:val="normal1"/>
              <w:spacing w:line="240" w:lineRule="auto"/>
              <w:rPr>
                <w:rFonts w:eastAsia="Times New Roman" w:cs="Times New Roman"/>
                <w:color w:val="000000"/>
              </w:rPr>
            </w:pPr>
          </w:p>
        </w:tc>
      </w:tr>
      <w:tr w:rsidR="00141DFB" w14:paraId="6C1A10AA" w14:textId="77777777">
        <w:trPr>
          <w:cantSplit/>
        </w:trPr>
        <w:tc>
          <w:tcPr>
            <w:tcW w:w="2883" w:type="dxa"/>
            <w:tcBorders>
              <w:top w:val="single" w:sz="4" w:space="0" w:color="000000"/>
              <w:left w:val="single" w:sz="4" w:space="0" w:color="000000"/>
              <w:bottom w:val="single" w:sz="4" w:space="0" w:color="000000"/>
              <w:right w:val="single" w:sz="4" w:space="0" w:color="000000"/>
            </w:tcBorders>
            <w:vAlign w:val="bottom"/>
          </w:tcPr>
          <w:p w14:paraId="6C1A10A8" w14:textId="77777777" w:rsidR="00141DFB" w:rsidRDefault="00A53DE9">
            <w:pPr>
              <w:pStyle w:val="normal1"/>
              <w:spacing w:line="240" w:lineRule="auto"/>
              <w:rPr>
                <w:rFonts w:eastAsia="Times New Roman" w:cs="Times New Roman"/>
                <w:color w:val="000000"/>
              </w:rPr>
            </w:pPr>
            <w:r>
              <w:rPr>
                <w:rFonts w:eastAsia="Times New Roman" w:cs="Times New Roman"/>
                <w:color w:val="000000"/>
              </w:rPr>
              <w:t>Medications Dictionary</w:t>
            </w:r>
          </w:p>
        </w:tc>
        <w:tc>
          <w:tcPr>
            <w:tcW w:w="6015" w:type="dxa"/>
            <w:tcBorders>
              <w:top w:val="single" w:sz="4" w:space="0" w:color="000000"/>
              <w:left w:val="single" w:sz="4" w:space="0" w:color="000000"/>
              <w:bottom w:val="single" w:sz="4" w:space="0" w:color="000000"/>
              <w:right w:val="single" w:sz="4" w:space="0" w:color="000000"/>
            </w:tcBorders>
            <w:vAlign w:val="bottom"/>
          </w:tcPr>
          <w:p w14:paraId="6C1A10A9" w14:textId="77777777" w:rsidR="00141DFB" w:rsidRDefault="00141DFB">
            <w:pPr>
              <w:pStyle w:val="normal1"/>
              <w:spacing w:line="240" w:lineRule="auto"/>
              <w:rPr>
                <w:rFonts w:eastAsia="Times New Roman" w:cs="Times New Roman"/>
                <w:color w:val="000000"/>
              </w:rPr>
            </w:pPr>
          </w:p>
        </w:tc>
      </w:tr>
      <w:tr w:rsidR="00141DFB" w14:paraId="6C1A10AE" w14:textId="77777777">
        <w:trPr>
          <w:cantSplit/>
        </w:trPr>
        <w:tc>
          <w:tcPr>
            <w:tcW w:w="2883" w:type="dxa"/>
            <w:tcBorders>
              <w:top w:val="single" w:sz="4" w:space="0" w:color="000000"/>
              <w:left w:val="single" w:sz="4" w:space="0" w:color="000000"/>
              <w:bottom w:val="single" w:sz="4" w:space="0" w:color="000000"/>
              <w:right w:val="single" w:sz="4" w:space="0" w:color="000000"/>
            </w:tcBorders>
            <w:vAlign w:val="bottom"/>
          </w:tcPr>
          <w:p w14:paraId="6C1A10AB" w14:textId="77777777" w:rsidR="00141DFB" w:rsidRDefault="00A53DE9">
            <w:pPr>
              <w:pStyle w:val="normal1"/>
              <w:spacing w:line="240" w:lineRule="auto"/>
              <w:rPr>
                <w:rFonts w:eastAsia="Times New Roman" w:cs="Times New Roman"/>
                <w:color w:val="000000"/>
              </w:rPr>
            </w:pPr>
            <w:r>
              <w:rPr>
                <w:rFonts w:eastAsia="Times New Roman" w:cs="Times New Roman"/>
                <w:color w:val="000000"/>
              </w:rPr>
              <w:lastRenderedPageBreak/>
              <w:t>Medical Events Dictionary</w:t>
            </w:r>
          </w:p>
        </w:tc>
        <w:tc>
          <w:tcPr>
            <w:tcW w:w="6015" w:type="dxa"/>
            <w:tcBorders>
              <w:top w:val="single" w:sz="4" w:space="0" w:color="000000"/>
              <w:left w:val="single" w:sz="4" w:space="0" w:color="000000"/>
              <w:bottom w:val="single" w:sz="4" w:space="0" w:color="000000"/>
              <w:right w:val="single" w:sz="4" w:space="0" w:color="000000"/>
            </w:tcBorders>
            <w:vAlign w:val="bottom"/>
          </w:tcPr>
          <w:p w14:paraId="6C1A10AC" w14:textId="77777777" w:rsidR="00141DFB" w:rsidRDefault="00A53DE9">
            <w:pPr>
              <w:pStyle w:val="normal1"/>
              <w:spacing w:line="240" w:lineRule="auto"/>
              <w:rPr>
                <w:rFonts w:eastAsia="Times New Roman" w:cs="Times New Roman"/>
                <w:color w:val="000000"/>
              </w:rPr>
            </w:pPr>
            <w:r>
              <w:rPr>
                <w:rFonts w:eastAsia="Times New Roman" w:cs="Times New Roman"/>
                <w:color w:val="000000"/>
              </w:rPr>
              <w:t xml:space="preserve">Initial: </w:t>
            </w:r>
          </w:p>
          <w:p w14:paraId="6C1A10AD" w14:textId="77777777" w:rsidR="00141DFB" w:rsidRDefault="00A53DE9">
            <w:pPr>
              <w:pStyle w:val="normal1"/>
              <w:spacing w:before="0" w:line="240" w:lineRule="auto"/>
              <w:rPr>
                <w:rFonts w:eastAsia="Times New Roman" w:cs="Times New Roman"/>
                <w:color w:val="000000"/>
              </w:rPr>
            </w:pPr>
            <w:r>
              <w:rPr>
                <w:rFonts w:eastAsia="Times New Roman" w:cs="Times New Roman"/>
                <w:color w:val="000000"/>
              </w:rPr>
              <w:t>Final:</w:t>
            </w:r>
          </w:p>
        </w:tc>
      </w:tr>
      <w:tr w:rsidR="00141DFB" w14:paraId="6C1A10B1" w14:textId="77777777">
        <w:trPr>
          <w:cantSplit/>
        </w:trPr>
        <w:tc>
          <w:tcPr>
            <w:tcW w:w="2883" w:type="dxa"/>
            <w:tcBorders>
              <w:top w:val="single" w:sz="4" w:space="0" w:color="000000"/>
              <w:left w:val="single" w:sz="4" w:space="0" w:color="000000"/>
              <w:bottom w:val="single" w:sz="4" w:space="0" w:color="000000"/>
              <w:right w:val="single" w:sz="4" w:space="0" w:color="000000"/>
            </w:tcBorders>
            <w:vAlign w:val="bottom"/>
          </w:tcPr>
          <w:p w14:paraId="6C1A10AF" w14:textId="77777777" w:rsidR="00141DFB" w:rsidRDefault="00A53DE9">
            <w:pPr>
              <w:pStyle w:val="normal1"/>
              <w:spacing w:line="240" w:lineRule="auto"/>
              <w:rPr>
                <w:rFonts w:eastAsia="Times New Roman" w:cs="Times New Roman"/>
                <w:color w:val="000000"/>
              </w:rPr>
            </w:pPr>
            <w:r>
              <w:rPr>
                <w:rFonts w:eastAsia="Times New Roman" w:cs="Times New Roman"/>
                <w:color w:val="000000"/>
              </w:rPr>
              <w:t>Other standards (optional)</w:t>
            </w:r>
          </w:p>
        </w:tc>
        <w:tc>
          <w:tcPr>
            <w:tcW w:w="6015" w:type="dxa"/>
            <w:tcBorders>
              <w:top w:val="single" w:sz="4" w:space="0" w:color="000000"/>
              <w:left w:val="single" w:sz="4" w:space="0" w:color="000000"/>
              <w:bottom w:val="single" w:sz="4" w:space="0" w:color="000000"/>
              <w:right w:val="single" w:sz="4" w:space="0" w:color="000000"/>
            </w:tcBorders>
            <w:vAlign w:val="bottom"/>
          </w:tcPr>
          <w:p w14:paraId="6C1A10B0" w14:textId="77777777" w:rsidR="00141DFB" w:rsidRDefault="00141DFB">
            <w:pPr>
              <w:pStyle w:val="normal1"/>
              <w:spacing w:line="240" w:lineRule="auto"/>
              <w:rPr>
                <w:rFonts w:eastAsia="Times New Roman" w:cs="Times New Roman"/>
                <w:color w:val="000000"/>
              </w:rPr>
            </w:pPr>
          </w:p>
        </w:tc>
      </w:tr>
    </w:tbl>
    <w:p w14:paraId="6C1A10B2" w14:textId="77777777" w:rsidR="00141DFB" w:rsidRDefault="00A53DE9">
      <w:pPr>
        <w:pStyle w:val="Heading2"/>
        <w:numPr>
          <w:ilvl w:val="1"/>
          <w:numId w:val="7"/>
        </w:numPr>
      </w:pPr>
      <w:bookmarkStart w:id="4" w:name="_heading=h.6zn4vlmrdvmu"/>
      <w:bookmarkEnd w:id="4"/>
      <w:r>
        <w:t>Source Data Used for Analysis Dataset Creation</w:t>
      </w:r>
    </w:p>
    <w:p w14:paraId="6C1A10B3" w14:textId="77777777" w:rsidR="00141DFB" w:rsidRDefault="00A53DE9">
      <w:pPr>
        <w:pStyle w:val="normal1"/>
        <w:spacing w:after="120"/>
        <w:rPr>
          <w:rFonts w:eastAsia="Times New Roman" w:cs="Times New Roman"/>
          <w:color w:val="000000"/>
        </w:rPr>
      </w:pPr>
      <w:r>
        <w:rPr>
          <w:rFonts w:eastAsia="Times New Roman" w:cs="Times New Roman"/>
          <w:color w:val="000000"/>
        </w:rPr>
        <w:t>(insert your text here)</w:t>
      </w:r>
    </w:p>
    <w:p w14:paraId="6C1A10B4" w14:textId="77777777" w:rsidR="00141DFB" w:rsidRDefault="00A53DE9">
      <w:pPr>
        <w:pStyle w:val="normal1"/>
        <w:spacing w:line="240" w:lineRule="auto"/>
      </w:pPr>
      <w:r>
        <w:t>Include the following text if applicable: Please refer to the Legacy Data Conversion Plan and Report Appendix for additional details.</w:t>
      </w:r>
    </w:p>
    <w:p w14:paraId="6C1A10B5" w14:textId="77777777" w:rsidR="00141DFB" w:rsidRDefault="00A53DE9">
      <w:pPr>
        <w:pStyle w:val="Heading1"/>
        <w:numPr>
          <w:ilvl w:val="0"/>
          <w:numId w:val="7"/>
        </w:numPr>
      </w:pPr>
      <w:bookmarkStart w:id="5" w:name="_heading=h.le1ymvaamr20"/>
      <w:bookmarkEnd w:id="5"/>
      <w:r>
        <w:t>Protocol Description</w:t>
      </w:r>
    </w:p>
    <w:p w14:paraId="6C1A10B6" w14:textId="77777777" w:rsidR="00141DFB" w:rsidRDefault="00A53DE9">
      <w:pPr>
        <w:pStyle w:val="Heading2"/>
        <w:numPr>
          <w:ilvl w:val="0"/>
          <w:numId w:val="8"/>
        </w:numPr>
      </w:pPr>
      <w:bookmarkStart w:id="6" w:name="_heading=h.q7gxhacktsnp"/>
      <w:bookmarkEnd w:id="6"/>
      <w:r>
        <w:t>Protocol Number and Title</w:t>
      </w:r>
    </w:p>
    <w:p w14:paraId="6C1A10B7" w14:textId="77777777" w:rsidR="00141DFB" w:rsidRDefault="00A53DE9">
      <w:pPr>
        <w:pStyle w:val="normal1"/>
        <w:spacing w:line="240" w:lineRule="auto"/>
        <w:ind w:left="2074" w:hanging="2074"/>
      </w:pPr>
      <w:r>
        <w:t xml:space="preserve">Protocol Number: </w:t>
      </w:r>
      <w:r>
        <w:tab/>
      </w:r>
    </w:p>
    <w:p w14:paraId="6C1A10B8" w14:textId="77777777" w:rsidR="00141DFB" w:rsidRDefault="00A53DE9">
      <w:pPr>
        <w:pStyle w:val="normal1"/>
        <w:spacing w:line="240" w:lineRule="auto"/>
        <w:ind w:left="2074" w:hanging="2074"/>
      </w:pPr>
      <w:r>
        <w:t>Protocol Title:</w:t>
      </w:r>
      <w:r>
        <w:tab/>
      </w:r>
    </w:p>
    <w:p w14:paraId="6C1A10B9" w14:textId="77777777" w:rsidR="00141DFB" w:rsidRDefault="00A53DE9">
      <w:pPr>
        <w:pStyle w:val="normal1"/>
        <w:spacing w:line="240" w:lineRule="auto"/>
        <w:ind w:left="2074" w:hanging="2074"/>
      </w:pPr>
      <w:r>
        <w:t>Protocol Versions:</w:t>
      </w:r>
      <w:r>
        <w:tab/>
      </w:r>
    </w:p>
    <w:p w14:paraId="6C1A10BA" w14:textId="77777777" w:rsidR="00141DFB" w:rsidRDefault="00A53DE9">
      <w:pPr>
        <w:pStyle w:val="normal1"/>
      </w:pPr>
      <w:r>
        <w:t>(Note changes in protocol amendments that affected data analysis)</w:t>
      </w:r>
    </w:p>
    <w:p w14:paraId="6C1A10BB" w14:textId="77777777" w:rsidR="00141DFB" w:rsidRDefault="00A53DE9">
      <w:pPr>
        <w:pStyle w:val="Heading2"/>
        <w:numPr>
          <w:ilvl w:val="0"/>
          <w:numId w:val="8"/>
        </w:numPr>
      </w:pPr>
      <w:bookmarkStart w:id="7" w:name="_heading=h.j7w4wd1hjv7r"/>
      <w:bookmarkEnd w:id="7"/>
      <w:r>
        <w:t>Protocol Design in Relation to ADaM Concepts</w:t>
      </w:r>
    </w:p>
    <w:p w14:paraId="6C1A10BC" w14:textId="77777777" w:rsidR="00141DFB" w:rsidRDefault="00A53DE9">
      <w:pPr>
        <w:pStyle w:val="normal1"/>
        <w:spacing w:after="120"/>
        <w:rPr>
          <w:rFonts w:eastAsia="Times New Roman" w:cs="Times New Roman"/>
          <w:color w:val="000000"/>
        </w:rPr>
      </w:pPr>
      <w:r>
        <w:rPr>
          <w:rFonts w:eastAsia="Times New Roman" w:cs="Times New Roman"/>
          <w:color w:val="000000"/>
        </w:rPr>
        <w:t xml:space="preserve">(Graphic, table, or text here to describe how the definition of standard ADaM variables for treatment, analysis period, analysis phase, </w:t>
      </w:r>
      <w:proofErr w:type="spellStart"/>
      <w:r>
        <w:rPr>
          <w:rFonts w:eastAsia="Times New Roman" w:cs="Times New Roman"/>
          <w:color w:val="000000"/>
        </w:rPr>
        <w:t>etc</w:t>
      </w:r>
      <w:proofErr w:type="spellEnd"/>
      <w:r>
        <w:rPr>
          <w:rFonts w:eastAsia="Times New Roman" w:cs="Times New Roman"/>
          <w:color w:val="000000"/>
        </w:rPr>
        <w:t xml:space="preserve"> relate to the design of the protocol)</w:t>
      </w:r>
    </w:p>
    <w:p w14:paraId="6C1A10BD" w14:textId="77777777" w:rsidR="00141DFB" w:rsidRDefault="00A53DE9">
      <w:pPr>
        <w:pStyle w:val="Heading1"/>
        <w:numPr>
          <w:ilvl w:val="0"/>
          <w:numId w:val="7"/>
        </w:numPr>
      </w:pPr>
      <w:bookmarkStart w:id="8" w:name="_heading=h.16tolygv7h6"/>
      <w:bookmarkEnd w:id="8"/>
      <w:r>
        <w:t>Analysis Considerations Related to Multiple Analysis Datasets</w:t>
      </w:r>
    </w:p>
    <w:p w14:paraId="6C1A10BE" w14:textId="77777777" w:rsidR="00141DFB" w:rsidRDefault="00A53DE9">
      <w:pPr>
        <w:pStyle w:val="Heading2"/>
        <w:numPr>
          <w:ilvl w:val="0"/>
          <w:numId w:val="9"/>
        </w:numPr>
        <w:spacing w:after="240"/>
        <w:rPr>
          <w:color w:val="FF0000"/>
        </w:rPr>
      </w:pPr>
      <w:bookmarkStart w:id="9" w:name="_heading=h.iy7c7x83p0va"/>
      <w:bookmarkEnd w:id="9"/>
      <w:proofErr w:type="spellStart"/>
      <w:r>
        <w:rPr>
          <w:color w:val="FF0000"/>
        </w:rPr>
        <w:t>Estimands</w:t>
      </w:r>
      <w:proofErr w:type="spellEnd"/>
      <w:r>
        <w:rPr>
          <w:color w:val="FF0000"/>
        </w:rPr>
        <w:t xml:space="preserve"> and Estimators</w:t>
      </w:r>
    </w:p>
    <w:tbl>
      <w:tblPr>
        <w:tblW w:w="9067" w:type="dxa"/>
        <w:tblInd w:w="288" w:type="dxa"/>
        <w:tblLayout w:type="fixed"/>
        <w:tblLook w:val="0000" w:firstRow="0" w:lastRow="0" w:firstColumn="0" w:lastColumn="0" w:noHBand="0" w:noVBand="0"/>
      </w:tblPr>
      <w:tblGrid>
        <w:gridCol w:w="1506"/>
        <w:gridCol w:w="1891"/>
        <w:gridCol w:w="5670"/>
      </w:tblGrid>
      <w:tr w:rsidR="00141DFB" w14:paraId="6C1A10C2" w14:textId="77777777">
        <w:trPr>
          <w:tblHeader/>
        </w:trPr>
        <w:tc>
          <w:tcPr>
            <w:tcW w:w="1506"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0BF" w14:textId="77777777" w:rsidR="00141DFB" w:rsidRDefault="00A53DE9">
            <w:pPr>
              <w:pStyle w:val="normal1"/>
              <w:rPr>
                <w:b/>
                <w:color w:val="FF0000"/>
              </w:rPr>
            </w:pPr>
            <w:proofErr w:type="spellStart"/>
            <w:r>
              <w:rPr>
                <w:b/>
                <w:color w:val="FF0000"/>
              </w:rPr>
              <w:t>Estimand</w:t>
            </w:r>
            <w:proofErr w:type="spellEnd"/>
            <w:r>
              <w:rPr>
                <w:b/>
                <w:color w:val="FF0000"/>
              </w:rPr>
              <w:t>/ Estimator ID</w:t>
            </w:r>
          </w:p>
        </w:tc>
        <w:tc>
          <w:tcPr>
            <w:tcW w:w="1891"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0C0" w14:textId="77777777" w:rsidR="00141DFB" w:rsidRDefault="00A53DE9">
            <w:pPr>
              <w:pStyle w:val="normal1"/>
              <w:rPr>
                <w:b/>
                <w:color w:val="FF0000"/>
              </w:rPr>
            </w:pPr>
            <w:r>
              <w:rPr>
                <w:b/>
                <w:color w:val="FF0000"/>
              </w:rPr>
              <w:t>Descriptor</w:t>
            </w:r>
          </w:p>
        </w:tc>
        <w:tc>
          <w:tcPr>
            <w:tcW w:w="5670"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0C1" w14:textId="77777777" w:rsidR="00141DFB" w:rsidRDefault="00A53DE9">
            <w:pPr>
              <w:pStyle w:val="normal1"/>
              <w:rPr>
                <w:b/>
                <w:color w:val="FF0000"/>
              </w:rPr>
            </w:pPr>
            <w:r>
              <w:rPr>
                <w:b/>
                <w:color w:val="FF0000"/>
              </w:rPr>
              <w:t>Description</w:t>
            </w:r>
          </w:p>
        </w:tc>
      </w:tr>
      <w:tr w:rsidR="00141DFB" w14:paraId="6C1A10C6" w14:textId="77777777">
        <w:trPr>
          <w:trHeight w:val="357"/>
        </w:trPr>
        <w:tc>
          <w:tcPr>
            <w:tcW w:w="1506" w:type="dxa"/>
            <w:tcBorders>
              <w:top w:val="single" w:sz="4" w:space="0" w:color="000000"/>
              <w:left w:val="single" w:sz="4" w:space="0" w:color="000000"/>
              <w:bottom w:val="single" w:sz="4" w:space="0" w:color="000000"/>
              <w:right w:val="single" w:sz="4" w:space="0" w:color="000000"/>
            </w:tcBorders>
          </w:tcPr>
          <w:p w14:paraId="6C1A10C3" w14:textId="77777777" w:rsidR="00141DFB" w:rsidRDefault="00141DFB">
            <w:pPr>
              <w:pStyle w:val="normal1"/>
            </w:pPr>
          </w:p>
        </w:tc>
        <w:tc>
          <w:tcPr>
            <w:tcW w:w="1891" w:type="dxa"/>
            <w:tcBorders>
              <w:top w:val="single" w:sz="4" w:space="0" w:color="000000"/>
              <w:left w:val="single" w:sz="4" w:space="0" w:color="000000"/>
              <w:bottom w:val="single" w:sz="4" w:space="0" w:color="000000"/>
              <w:right w:val="single" w:sz="4" w:space="0" w:color="000000"/>
            </w:tcBorders>
          </w:tcPr>
          <w:p w14:paraId="6C1A10C4" w14:textId="77777777" w:rsidR="00141DFB" w:rsidRDefault="00141DFB">
            <w:pPr>
              <w:pStyle w:val="normal1"/>
            </w:pPr>
          </w:p>
        </w:tc>
        <w:tc>
          <w:tcPr>
            <w:tcW w:w="5670" w:type="dxa"/>
            <w:tcBorders>
              <w:top w:val="single" w:sz="4" w:space="0" w:color="000000"/>
              <w:left w:val="single" w:sz="4" w:space="0" w:color="000000"/>
              <w:bottom w:val="single" w:sz="4" w:space="0" w:color="000000"/>
              <w:right w:val="single" w:sz="4" w:space="0" w:color="000000"/>
            </w:tcBorders>
          </w:tcPr>
          <w:p w14:paraId="6C1A10C5" w14:textId="77777777" w:rsidR="00141DFB" w:rsidRDefault="00141DFB">
            <w:pPr>
              <w:pStyle w:val="normal1"/>
            </w:pPr>
          </w:p>
        </w:tc>
      </w:tr>
    </w:tbl>
    <w:p w14:paraId="6C1A10C7" w14:textId="77777777" w:rsidR="00141DFB" w:rsidRDefault="00A53DE9">
      <w:pPr>
        <w:pStyle w:val="Heading2"/>
        <w:numPr>
          <w:ilvl w:val="0"/>
          <w:numId w:val="9"/>
        </w:numPr>
      </w:pPr>
      <w:bookmarkStart w:id="10" w:name="_heading=h.eu614fvfazqk"/>
      <w:bookmarkEnd w:id="10"/>
      <w:r>
        <w:t>Core Variables</w:t>
      </w:r>
    </w:p>
    <w:p w14:paraId="6C1A10C8" w14:textId="77777777" w:rsidR="00141DFB" w:rsidRDefault="00A53DE9">
      <w:pPr>
        <w:pStyle w:val="normal1"/>
        <w:spacing w:after="120"/>
        <w:rPr>
          <w:rFonts w:eastAsia="Times New Roman" w:cs="Times New Roman"/>
          <w:color w:val="000000"/>
        </w:rPr>
      </w:pPr>
      <w:r>
        <w:rPr>
          <w:rFonts w:eastAsia="Times New Roman" w:cs="Times New Roman"/>
          <w:color w:val="000000"/>
        </w:rPr>
        <w:t xml:space="preserve">Core variables are those that are represented across all/most analysis datasets.  </w:t>
      </w:r>
    </w:p>
    <w:tbl>
      <w:tblPr>
        <w:tblW w:w="8990" w:type="dxa"/>
        <w:tblInd w:w="360" w:type="dxa"/>
        <w:tblLayout w:type="fixed"/>
        <w:tblLook w:val="0000" w:firstRow="0" w:lastRow="0" w:firstColumn="0" w:lastColumn="0" w:noHBand="0" w:noVBand="0"/>
      </w:tblPr>
      <w:tblGrid>
        <w:gridCol w:w="2145"/>
        <w:gridCol w:w="6845"/>
      </w:tblGrid>
      <w:tr w:rsidR="00141DFB" w14:paraId="6C1A10CB" w14:textId="77777777">
        <w:trPr>
          <w:cantSplit/>
          <w:tblHeader/>
        </w:trPr>
        <w:tc>
          <w:tcPr>
            <w:tcW w:w="2145" w:type="dxa"/>
            <w:tcBorders>
              <w:top w:val="single" w:sz="4" w:space="0" w:color="000000"/>
              <w:left w:val="single" w:sz="4" w:space="0" w:color="000000"/>
              <w:bottom w:val="single" w:sz="4" w:space="0" w:color="000000"/>
              <w:right w:val="single" w:sz="4" w:space="0" w:color="000000"/>
            </w:tcBorders>
            <w:shd w:val="clear" w:color="auto" w:fill="D9D9D9"/>
          </w:tcPr>
          <w:p w14:paraId="6C1A10C9" w14:textId="77777777" w:rsidR="00141DFB" w:rsidRDefault="00A53DE9">
            <w:pPr>
              <w:pStyle w:val="normal1"/>
              <w:rPr>
                <w:b/>
                <w:color w:val="000000"/>
              </w:rPr>
            </w:pPr>
            <w:r>
              <w:rPr>
                <w:b/>
                <w:color w:val="000000"/>
              </w:rPr>
              <w:t>Variable Name</w:t>
            </w:r>
          </w:p>
        </w:tc>
        <w:tc>
          <w:tcPr>
            <w:tcW w:w="6844" w:type="dxa"/>
            <w:tcBorders>
              <w:top w:val="single" w:sz="4" w:space="0" w:color="000000"/>
              <w:left w:val="single" w:sz="4" w:space="0" w:color="000000"/>
              <w:bottom w:val="single" w:sz="4" w:space="0" w:color="000000"/>
              <w:right w:val="single" w:sz="4" w:space="0" w:color="000000"/>
            </w:tcBorders>
            <w:shd w:val="clear" w:color="auto" w:fill="D9D9D9"/>
          </w:tcPr>
          <w:p w14:paraId="6C1A10CA" w14:textId="77777777" w:rsidR="00141DFB" w:rsidRDefault="00A53DE9">
            <w:pPr>
              <w:pStyle w:val="normal1"/>
              <w:rPr>
                <w:b/>
                <w:color w:val="000000"/>
              </w:rPr>
            </w:pPr>
            <w:r>
              <w:rPr>
                <w:b/>
                <w:color w:val="000000"/>
              </w:rPr>
              <w:t>Variable Description</w:t>
            </w:r>
          </w:p>
        </w:tc>
      </w:tr>
      <w:tr w:rsidR="00141DFB" w14:paraId="6C1A10CE" w14:textId="77777777">
        <w:trPr>
          <w:cantSplit/>
        </w:trPr>
        <w:tc>
          <w:tcPr>
            <w:tcW w:w="2145" w:type="dxa"/>
            <w:tcBorders>
              <w:top w:val="single" w:sz="4" w:space="0" w:color="000000"/>
              <w:left w:val="single" w:sz="4" w:space="0" w:color="000000"/>
              <w:bottom w:val="single" w:sz="4" w:space="0" w:color="000000"/>
              <w:right w:val="single" w:sz="4" w:space="0" w:color="000000"/>
            </w:tcBorders>
            <w:vAlign w:val="bottom"/>
          </w:tcPr>
          <w:p w14:paraId="6C1A10CC" w14:textId="77777777" w:rsidR="00141DFB" w:rsidRDefault="00A53DE9">
            <w:pPr>
              <w:pStyle w:val="normal1"/>
            </w:pPr>
            <w:r>
              <w:t>STUDYID</w:t>
            </w:r>
          </w:p>
        </w:tc>
        <w:tc>
          <w:tcPr>
            <w:tcW w:w="6844" w:type="dxa"/>
            <w:tcBorders>
              <w:top w:val="single" w:sz="4" w:space="0" w:color="000000"/>
              <w:left w:val="single" w:sz="4" w:space="0" w:color="000000"/>
              <w:bottom w:val="single" w:sz="4" w:space="0" w:color="000000"/>
              <w:right w:val="single" w:sz="4" w:space="0" w:color="000000"/>
            </w:tcBorders>
            <w:vAlign w:val="bottom"/>
          </w:tcPr>
          <w:p w14:paraId="6C1A10CD" w14:textId="77777777" w:rsidR="00141DFB" w:rsidRDefault="00A53DE9">
            <w:pPr>
              <w:pStyle w:val="normal1"/>
            </w:pPr>
            <w:r>
              <w:t>Study identifier used for this protocol</w:t>
            </w:r>
          </w:p>
        </w:tc>
      </w:tr>
      <w:tr w:rsidR="00141DFB" w14:paraId="6C1A10D1" w14:textId="77777777">
        <w:trPr>
          <w:cantSplit/>
        </w:trPr>
        <w:tc>
          <w:tcPr>
            <w:tcW w:w="2145" w:type="dxa"/>
            <w:tcBorders>
              <w:top w:val="single" w:sz="4" w:space="0" w:color="000000"/>
              <w:left w:val="single" w:sz="4" w:space="0" w:color="000000"/>
              <w:bottom w:val="single" w:sz="4" w:space="0" w:color="000000"/>
              <w:right w:val="single" w:sz="4" w:space="0" w:color="000000"/>
            </w:tcBorders>
            <w:vAlign w:val="bottom"/>
          </w:tcPr>
          <w:p w14:paraId="6C1A10CF" w14:textId="77777777" w:rsidR="00141DFB" w:rsidRDefault="00A53DE9">
            <w:pPr>
              <w:pStyle w:val="normal1"/>
            </w:pPr>
            <w:r>
              <w:t>USUBJID</w:t>
            </w:r>
          </w:p>
        </w:tc>
        <w:tc>
          <w:tcPr>
            <w:tcW w:w="6844" w:type="dxa"/>
            <w:tcBorders>
              <w:top w:val="single" w:sz="4" w:space="0" w:color="000000"/>
              <w:left w:val="single" w:sz="4" w:space="0" w:color="000000"/>
              <w:bottom w:val="single" w:sz="4" w:space="0" w:color="000000"/>
              <w:right w:val="single" w:sz="4" w:space="0" w:color="000000"/>
            </w:tcBorders>
            <w:vAlign w:val="bottom"/>
          </w:tcPr>
          <w:p w14:paraId="6C1A10D0" w14:textId="77777777" w:rsidR="00141DFB" w:rsidRDefault="00A53DE9">
            <w:pPr>
              <w:pStyle w:val="normal1"/>
            </w:pPr>
            <w:r>
              <w:t>Unique subject identifier</w:t>
            </w:r>
          </w:p>
        </w:tc>
      </w:tr>
      <w:tr w:rsidR="00141DFB" w14:paraId="6C1A10D4" w14:textId="77777777">
        <w:trPr>
          <w:cantSplit/>
        </w:trPr>
        <w:tc>
          <w:tcPr>
            <w:tcW w:w="2145" w:type="dxa"/>
            <w:tcBorders>
              <w:top w:val="single" w:sz="4" w:space="0" w:color="000000"/>
              <w:left w:val="single" w:sz="4" w:space="0" w:color="000000"/>
              <w:bottom w:val="single" w:sz="4" w:space="0" w:color="000000"/>
              <w:right w:val="single" w:sz="4" w:space="0" w:color="000000"/>
            </w:tcBorders>
          </w:tcPr>
          <w:p w14:paraId="6C1A10D2" w14:textId="77777777" w:rsidR="00141DFB" w:rsidRDefault="00A53DE9">
            <w:pPr>
              <w:pStyle w:val="normal1"/>
              <w:rPr>
                <w:color w:val="FF0000"/>
              </w:rPr>
            </w:pPr>
            <w:proofErr w:type="spellStart"/>
            <w:r>
              <w:rPr>
                <w:color w:val="FF0000"/>
              </w:rPr>
              <w:t>ESTzz</w:t>
            </w:r>
            <w:proofErr w:type="spellEnd"/>
            <w:r>
              <w:rPr>
                <w:color w:val="FF0000"/>
              </w:rPr>
              <w:t>*FL</w:t>
            </w:r>
          </w:p>
        </w:tc>
        <w:tc>
          <w:tcPr>
            <w:tcW w:w="6844" w:type="dxa"/>
            <w:tcBorders>
              <w:top w:val="single" w:sz="4" w:space="0" w:color="000000"/>
              <w:left w:val="single" w:sz="4" w:space="0" w:color="000000"/>
              <w:bottom w:val="single" w:sz="4" w:space="0" w:color="000000"/>
              <w:right w:val="single" w:sz="4" w:space="0" w:color="000000"/>
            </w:tcBorders>
          </w:tcPr>
          <w:p w14:paraId="6C1A10D3" w14:textId="77777777" w:rsidR="00141DFB" w:rsidRDefault="00A53DE9">
            <w:pPr>
              <w:pStyle w:val="normal1"/>
              <w:rPr>
                <w:color w:val="FF0000"/>
              </w:rPr>
            </w:pPr>
            <w:r>
              <w:rPr>
                <w:color w:val="FF0000"/>
              </w:rPr>
              <w:t xml:space="preserve"> </w:t>
            </w:r>
            <w:proofErr w:type="spellStart"/>
            <w:r>
              <w:rPr>
                <w:color w:val="FF0000"/>
              </w:rPr>
              <w:t>Estimand</w:t>
            </w:r>
            <w:proofErr w:type="spellEnd"/>
            <w:r>
              <w:rPr>
                <w:color w:val="FF0000"/>
              </w:rPr>
              <w:t xml:space="preserve"> </w:t>
            </w:r>
            <w:proofErr w:type="spellStart"/>
            <w:r>
              <w:rPr>
                <w:color w:val="FF0000"/>
              </w:rPr>
              <w:t>zz</w:t>
            </w:r>
            <w:proofErr w:type="spellEnd"/>
            <w:r>
              <w:rPr>
                <w:color w:val="FF0000"/>
              </w:rPr>
              <w:t xml:space="preserve"> Population Flag</w:t>
            </w:r>
          </w:p>
        </w:tc>
      </w:tr>
      <w:tr w:rsidR="00141DFB" w14:paraId="6C1A10D7" w14:textId="77777777">
        <w:trPr>
          <w:cantSplit/>
        </w:trPr>
        <w:tc>
          <w:tcPr>
            <w:tcW w:w="2145" w:type="dxa"/>
            <w:tcBorders>
              <w:top w:val="single" w:sz="4" w:space="0" w:color="000000"/>
              <w:left w:val="single" w:sz="4" w:space="0" w:color="000000"/>
              <w:bottom w:val="single" w:sz="4" w:space="0" w:color="000000"/>
              <w:right w:val="single" w:sz="4" w:space="0" w:color="000000"/>
            </w:tcBorders>
            <w:vAlign w:val="bottom"/>
          </w:tcPr>
          <w:p w14:paraId="6C1A10D5" w14:textId="77777777" w:rsidR="00141DFB" w:rsidRDefault="00141DFB">
            <w:pPr>
              <w:pStyle w:val="normal1"/>
              <w:rPr>
                <w:color w:val="7030A0"/>
              </w:rPr>
            </w:pPr>
          </w:p>
        </w:tc>
        <w:tc>
          <w:tcPr>
            <w:tcW w:w="6844" w:type="dxa"/>
            <w:tcBorders>
              <w:top w:val="single" w:sz="4" w:space="0" w:color="000000"/>
              <w:left w:val="single" w:sz="4" w:space="0" w:color="000000"/>
              <w:bottom w:val="single" w:sz="4" w:space="0" w:color="000000"/>
              <w:right w:val="single" w:sz="4" w:space="0" w:color="000000"/>
            </w:tcBorders>
            <w:vAlign w:val="bottom"/>
          </w:tcPr>
          <w:p w14:paraId="6C1A10D6" w14:textId="77777777" w:rsidR="00141DFB" w:rsidRDefault="00141DFB">
            <w:pPr>
              <w:pStyle w:val="normal1"/>
              <w:rPr>
                <w:color w:val="7030A0"/>
              </w:rPr>
            </w:pPr>
          </w:p>
        </w:tc>
      </w:tr>
    </w:tbl>
    <w:p w14:paraId="6C1A10D8" w14:textId="77777777" w:rsidR="00141DFB" w:rsidRDefault="00A53DE9">
      <w:pPr>
        <w:pStyle w:val="Heading2"/>
        <w:numPr>
          <w:ilvl w:val="0"/>
          <w:numId w:val="9"/>
        </w:numPr>
      </w:pPr>
      <w:bookmarkStart w:id="11" w:name="_heading=h.zb3aq1uiliqh"/>
      <w:bookmarkEnd w:id="11"/>
      <w:r>
        <w:t>Treatment Variables</w:t>
      </w:r>
    </w:p>
    <w:p w14:paraId="6C1A10D9" w14:textId="77777777" w:rsidR="00141DFB" w:rsidRDefault="00A53DE9">
      <w:pPr>
        <w:pStyle w:val="normal1"/>
        <w:ind w:left="360" w:hanging="360"/>
        <w:rPr>
          <w:rFonts w:eastAsia="Times New Roman" w:cs="Times New Roman"/>
          <w:color w:val="000000"/>
        </w:rPr>
      </w:pPr>
      <w:r>
        <w:rPr>
          <w:rFonts w:eastAsia="Times New Roman" w:cs="Times New Roman"/>
          <w:color w:val="000000"/>
        </w:rPr>
        <w:t xml:space="preserve">ARM versus </w:t>
      </w:r>
      <w:proofErr w:type="spellStart"/>
      <w:r>
        <w:rPr>
          <w:rFonts w:eastAsia="Times New Roman" w:cs="Times New Roman"/>
          <w:color w:val="000000"/>
        </w:rPr>
        <w:t>TRTxxP</w:t>
      </w:r>
      <w:proofErr w:type="spellEnd"/>
    </w:p>
    <w:p w14:paraId="6C1A10DA" w14:textId="77777777" w:rsidR="00141DFB" w:rsidRDefault="00A53DE9">
      <w:pPr>
        <w:pStyle w:val="normal1"/>
        <w:ind w:left="360" w:hanging="360"/>
        <w:rPr>
          <w:rFonts w:eastAsia="Times New Roman" w:cs="Times New Roman"/>
          <w:color w:val="000000"/>
        </w:rPr>
      </w:pPr>
      <w:r>
        <w:rPr>
          <w:rFonts w:eastAsia="Times New Roman" w:cs="Times New Roman"/>
          <w:color w:val="000000"/>
        </w:rPr>
        <w:t xml:space="preserve">Are the values of ARM equivalent in meaning to values of </w:t>
      </w:r>
      <w:proofErr w:type="spellStart"/>
      <w:r>
        <w:rPr>
          <w:rFonts w:eastAsia="Times New Roman" w:cs="Times New Roman"/>
          <w:color w:val="000000"/>
        </w:rPr>
        <w:t>TRTxxP</w:t>
      </w:r>
      <w:proofErr w:type="spellEnd"/>
      <w:r>
        <w:rPr>
          <w:rFonts w:eastAsia="Times New Roman" w:cs="Times New Roman"/>
          <w:color w:val="000000"/>
        </w:rPr>
        <w:t xml:space="preserve">?  </w:t>
      </w:r>
    </w:p>
    <w:p w14:paraId="6C1A10DB" w14:textId="77777777" w:rsidR="00141DFB" w:rsidRDefault="00A53DE9">
      <w:pPr>
        <w:pStyle w:val="normal1"/>
        <w:ind w:left="720" w:hanging="360"/>
        <w:rPr>
          <w:rFonts w:eastAsia="Times New Roman" w:cs="Times New Roman"/>
          <w:color w:val="000000"/>
        </w:rPr>
      </w:pPr>
      <w:r>
        <w:rPr>
          <w:rFonts w:eastAsia="Times New Roman" w:cs="Times New Roman"/>
          <w:color w:val="000000"/>
        </w:rPr>
        <w:t>&lt;Yes/No&gt; (insert additional text here or a mapping table or a figure)</w:t>
      </w:r>
    </w:p>
    <w:p w14:paraId="6C1A10DC" w14:textId="77777777" w:rsidR="00141DFB" w:rsidRDefault="00A53DE9">
      <w:pPr>
        <w:pStyle w:val="normal1"/>
        <w:ind w:left="360" w:hanging="360"/>
        <w:rPr>
          <w:rFonts w:eastAsia="Times New Roman" w:cs="Times New Roman"/>
          <w:color w:val="000000"/>
        </w:rPr>
      </w:pPr>
      <w:r>
        <w:rPr>
          <w:rFonts w:eastAsia="Times New Roman" w:cs="Times New Roman"/>
          <w:color w:val="000000"/>
        </w:rPr>
        <w:t xml:space="preserve">ACTARM versus </w:t>
      </w:r>
      <w:proofErr w:type="spellStart"/>
      <w:r>
        <w:rPr>
          <w:rFonts w:eastAsia="Times New Roman" w:cs="Times New Roman"/>
          <w:color w:val="000000"/>
        </w:rPr>
        <w:t>TRTxxA</w:t>
      </w:r>
      <w:proofErr w:type="spellEnd"/>
    </w:p>
    <w:p w14:paraId="6C1A10DD" w14:textId="77777777" w:rsidR="00141DFB" w:rsidRDefault="00A53DE9">
      <w:pPr>
        <w:pStyle w:val="normal1"/>
        <w:ind w:left="360" w:hanging="360"/>
        <w:rPr>
          <w:rFonts w:eastAsia="Times New Roman" w:cs="Times New Roman"/>
          <w:color w:val="000000"/>
        </w:rPr>
      </w:pPr>
      <w:r>
        <w:rPr>
          <w:rFonts w:eastAsia="Times New Roman" w:cs="Times New Roman"/>
          <w:color w:val="000000"/>
        </w:rPr>
        <w:t xml:space="preserve">If </w:t>
      </w:r>
      <w:proofErr w:type="spellStart"/>
      <w:r>
        <w:rPr>
          <w:rFonts w:eastAsia="Times New Roman" w:cs="Times New Roman"/>
          <w:color w:val="000000"/>
        </w:rPr>
        <w:t>TRTxxA</w:t>
      </w:r>
      <w:proofErr w:type="spellEnd"/>
      <w:r>
        <w:rPr>
          <w:rFonts w:eastAsia="Times New Roman" w:cs="Times New Roman"/>
          <w:color w:val="000000"/>
        </w:rPr>
        <w:t xml:space="preserve"> is used, then are the values of ACTARM equivalent in meaning to values of </w:t>
      </w:r>
      <w:proofErr w:type="spellStart"/>
      <w:r>
        <w:rPr>
          <w:rFonts w:eastAsia="Times New Roman" w:cs="Times New Roman"/>
          <w:color w:val="000000"/>
        </w:rPr>
        <w:t>TRTxxA</w:t>
      </w:r>
      <w:proofErr w:type="spellEnd"/>
      <w:r>
        <w:rPr>
          <w:rFonts w:eastAsia="Times New Roman" w:cs="Times New Roman"/>
          <w:color w:val="000000"/>
        </w:rPr>
        <w:t xml:space="preserve">?  </w:t>
      </w:r>
    </w:p>
    <w:p w14:paraId="6C1A10DE" w14:textId="77777777" w:rsidR="00141DFB" w:rsidRDefault="00A53DE9">
      <w:pPr>
        <w:pStyle w:val="normal1"/>
        <w:ind w:left="720" w:hanging="360"/>
        <w:rPr>
          <w:rFonts w:eastAsia="Times New Roman" w:cs="Times New Roman"/>
          <w:color w:val="000000"/>
        </w:rPr>
      </w:pPr>
      <w:r>
        <w:rPr>
          <w:rFonts w:eastAsia="Times New Roman" w:cs="Times New Roman"/>
          <w:color w:val="000000"/>
        </w:rPr>
        <w:t>&lt;Yes/No&gt; (insert additional text here or a mapping table or a figure)</w:t>
      </w:r>
    </w:p>
    <w:p w14:paraId="6C1A10DF" w14:textId="77777777" w:rsidR="00141DFB" w:rsidRDefault="00A53DE9">
      <w:pPr>
        <w:pStyle w:val="normal1"/>
        <w:ind w:left="360" w:hanging="360"/>
        <w:rPr>
          <w:rFonts w:eastAsia="Times New Roman" w:cs="Times New Roman"/>
          <w:color w:val="000000"/>
        </w:rPr>
      </w:pPr>
      <w:r>
        <w:rPr>
          <w:rFonts w:eastAsia="Times New Roman" w:cs="Times New Roman"/>
          <w:color w:val="000000"/>
        </w:rPr>
        <w:t xml:space="preserve">Use of ADaM Treatment Variables in Analysis </w:t>
      </w:r>
    </w:p>
    <w:p w14:paraId="6C1A10E0" w14:textId="77777777" w:rsidR="00141DFB" w:rsidRDefault="00A53DE9">
      <w:pPr>
        <w:pStyle w:val="normal1"/>
        <w:ind w:left="360" w:hanging="360"/>
        <w:rPr>
          <w:rFonts w:eastAsia="Times New Roman" w:cs="Times New Roman"/>
          <w:color w:val="000000"/>
        </w:rPr>
      </w:pPr>
      <w:r>
        <w:rPr>
          <w:rFonts w:eastAsia="Times New Roman" w:cs="Times New Roman"/>
          <w:color w:val="000000"/>
        </w:rPr>
        <w:t xml:space="preserve">Are both planned and actual treatment variables used in analysis? </w:t>
      </w:r>
    </w:p>
    <w:p w14:paraId="6C1A10E1" w14:textId="77777777" w:rsidR="00141DFB" w:rsidRDefault="00A53DE9">
      <w:pPr>
        <w:pStyle w:val="normal1"/>
        <w:ind w:left="720" w:hanging="360"/>
        <w:rPr>
          <w:rFonts w:eastAsia="Times New Roman" w:cs="Times New Roman"/>
          <w:color w:val="000000"/>
        </w:rPr>
      </w:pPr>
      <w:r>
        <w:rPr>
          <w:rFonts w:eastAsia="Times New Roman" w:cs="Times New Roman"/>
          <w:color w:val="000000"/>
        </w:rPr>
        <w:t>&lt;Yes/No&gt; (insert additional text here or a mapping table or a figure)</w:t>
      </w:r>
    </w:p>
    <w:p w14:paraId="6C1A10E2" w14:textId="77777777" w:rsidR="00141DFB" w:rsidRDefault="00A53DE9">
      <w:pPr>
        <w:pStyle w:val="normal1"/>
        <w:ind w:left="360" w:hanging="360"/>
        <w:rPr>
          <w:rFonts w:eastAsia="Times New Roman" w:cs="Times New Roman"/>
          <w:color w:val="000000"/>
        </w:rPr>
      </w:pPr>
      <w:r>
        <w:rPr>
          <w:rFonts w:eastAsia="Times New Roman" w:cs="Times New Roman"/>
          <w:color w:val="000000"/>
        </w:rPr>
        <w:t>Use of ADaM Treatment Grouping Variables in Analysis</w:t>
      </w:r>
    </w:p>
    <w:p w14:paraId="6C1A10E3" w14:textId="77777777" w:rsidR="00141DFB" w:rsidRDefault="00A53DE9">
      <w:pPr>
        <w:pStyle w:val="normal1"/>
        <w:ind w:left="360" w:hanging="360"/>
        <w:rPr>
          <w:rFonts w:eastAsia="Times New Roman" w:cs="Times New Roman"/>
          <w:color w:val="000000"/>
        </w:rPr>
      </w:pPr>
      <w:r>
        <w:rPr>
          <w:rFonts w:eastAsia="Times New Roman" w:cs="Times New Roman"/>
          <w:color w:val="000000"/>
        </w:rPr>
        <w:t>Are both planned and actual treatment grouping variables used in analysis?</w:t>
      </w:r>
    </w:p>
    <w:p w14:paraId="6C1A10E4" w14:textId="77777777" w:rsidR="00141DFB" w:rsidRDefault="00A53DE9">
      <w:pPr>
        <w:pStyle w:val="normal1"/>
        <w:ind w:left="720" w:hanging="360"/>
        <w:rPr>
          <w:rFonts w:eastAsia="Times New Roman" w:cs="Times New Roman"/>
          <w:color w:val="000000"/>
        </w:rPr>
      </w:pPr>
      <w:r>
        <w:rPr>
          <w:rFonts w:eastAsia="Times New Roman" w:cs="Times New Roman"/>
          <w:color w:val="000000"/>
        </w:rPr>
        <w:t>&lt;Yes/No&gt; (insert additional text here or a mapping table or a figure)</w:t>
      </w:r>
    </w:p>
    <w:p w14:paraId="6C1A10E5" w14:textId="77777777" w:rsidR="00141DFB" w:rsidRDefault="00A53DE9">
      <w:pPr>
        <w:pStyle w:val="Heading2"/>
        <w:numPr>
          <w:ilvl w:val="0"/>
          <w:numId w:val="9"/>
        </w:numPr>
      </w:pPr>
      <w:bookmarkStart w:id="12" w:name="_heading=h.ii8x4c4tl9nd"/>
      <w:bookmarkEnd w:id="12"/>
      <w:r>
        <w:t>Subject Issues that Require Special Analysis Rules</w:t>
      </w:r>
    </w:p>
    <w:p w14:paraId="6C1A10E6" w14:textId="77777777" w:rsidR="00141DFB" w:rsidRDefault="00A53DE9">
      <w:pPr>
        <w:pStyle w:val="normal1"/>
        <w:spacing w:after="120"/>
        <w:rPr>
          <w:rFonts w:eastAsia="Times New Roman" w:cs="Times New Roman"/>
          <w:color w:val="000000"/>
        </w:rPr>
      </w:pPr>
      <w:r>
        <w:rPr>
          <w:rFonts w:eastAsia="Times New Roman" w:cs="Times New Roman"/>
          <w:color w:val="000000"/>
        </w:rPr>
        <w:t>(insert your text here or indicate that there were no subject issues to be documented)</w:t>
      </w:r>
    </w:p>
    <w:p w14:paraId="6C1A10E7" w14:textId="77777777" w:rsidR="00141DFB" w:rsidRDefault="00A53DE9">
      <w:pPr>
        <w:pStyle w:val="Heading2"/>
        <w:numPr>
          <w:ilvl w:val="0"/>
          <w:numId w:val="9"/>
        </w:numPr>
      </w:pPr>
      <w:bookmarkStart w:id="13" w:name="_heading=h.p2ad9mfty3ma"/>
      <w:bookmarkEnd w:id="13"/>
      <w:r>
        <w:t>Use of Visit Windowing, Unscheduled Visits, and Record Selection</w:t>
      </w:r>
    </w:p>
    <w:p w14:paraId="6C1A10E8" w14:textId="77777777" w:rsidR="00141DFB" w:rsidRDefault="00A53DE9">
      <w:pPr>
        <w:pStyle w:val="normal1"/>
        <w:ind w:left="360" w:hanging="360"/>
        <w:rPr>
          <w:rFonts w:eastAsia="Times New Roman" w:cs="Times New Roman"/>
          <w:color w:val="000000"/>
        </w:rPr>
      </w:pPr>
      <w:r>
        <w:rPr>
          <w:rFonts w:eastAsia="Times New Roman" w:cs="Times New Roman"/>
          <w:color w:val="000000"/>
        </w:rPr>
        <w:t xml:space="preserve">Was windowing used in one or more analysis datasets?  </w:t>
      </w:r>
    </w:p>
    <w:p w14:paraId="6C1A10E9" w14:textId="77777777" w:rsidR="00141DFB" w:rsidRDefault="00A53DE9">
      <w:pPr>
        <w:pStyle w:val="normal1"/>
        <w:ind w:left="720" w:hanging="360"/>
        <w:rPr>
          <w:rFonts w:eastAsia="Times New Roman" w:cs="Times New Roman"/>
          <w:color w:val="000000"/>
        </w:rPr>
      </w:pPr>
      <w:r>
        <w:rPr>
          <w:rFonts w:eastAsia="Times New Roman" w:cs="Times New Roman"/>
          <w:color w:val="000000"/>
        </w:rPr>
        <w:t>&lt;Yes/No&gt; (insert additional text here)</w:t>
      </w:r>
    </w:p>
    <w:p w14:paraId="6C1A10EA" w14:textId="77777777" w:rsidR="00141DFB" w:rsidRDefault="00A53DE9">
      <w:pPr>
        <w:pStyle w:val="normal1"/>
        <w:ind w:left="360" w:hanging="360"/>
        <w:rPr>
          <w:rFonts w:eastAsia="Times New Roman" w:cs="Times New Roman"/>
          <w:color w:val="000000"/>
        </w:rPr>
      </w:pPr>
      <w:r>
        <w:rPr>
          <w:rFonts w:eastAsia="Times New Roman" w:cs="Times New Roman"/>
          <w:color w:val="000000"/>
        </w:rPr>
        <w:t xml:space="preserve">Were unscheduled visits used in any </w:t>
      </w:r>
      <w:proofErr w:type="gramStart"/>
      <w:r>
        <w:rPr>
          <w:rFonts w:eastAsia="Times New Roman" w:cs="Times New Roman"/>
          <w:color w:val="000000"/>
        </w:rPr>
        <w:t>analyses</w:t>
      </w:r>
      <w:proofErr w:type="gramEnd"/>
      <w:r>
        <w:rPr>
          <w:rFonts w:eastAsia="Times New Roman" w:cs="Times New Roman"/>
          <w:color w:val="000000"/>
        </w:rPr>
        <w:t xml:space="preserve">? </w:t>
      </w:r>
    </w:p>
    <w:p w14:paraId="6C1A10EB" w14:textId="77777777" w:rsidR="00141DFB" w:rsidRDefault="00A53DE9">
      <w:pPr>
        <w:pStyle w:val="normal1"/>
        <w:ind w:left="720" w:hanging="360"/>
        <w:rPr>
          <w:rFonts w:eastAsia="Times New Roman" w:cs="Times New Roman"/>
          <w:color w:val="000000"/>
        </w:rPr>
      </w:pPr>
      <w:r>
        <w:rPr>
          <w:rFonts w:eastAsia="Times New Roman" w:cs="Times New Roman"/>
          <w:color w:val="000000"/>
        </w:rPr>
        <w:t>&lt;Yes/No&gt; (insert additional text here)</w:t>
      </w:r>
    </w:p>
    <w:p w14:paraId="6C1A10EC" w14:textId="77777777" w:rsidR="00141DFB" w:rsidRDefault="00A53DE9">
      <w:pPr>
        <w:pStyle w:val="normal1"/>
        <w:ind w:left="360" w:hanging="360"/>
        <w:rPr>
          <w:rFonts w:eastAsia="Times New Roman" w:cs="Times New Roman"/>
          <w:color w:val="000000"/>
        </w:rPr>
      </w:pPr>
      <w:r>
        <w:rPr>
          <w:rFonts w:eastAsia="Times New Roman" w:cs="Times New Roman"/>
          <w:color w:val="000000"/>
        </w:rPr>
        <w:t>Additional Content of Interest</w:t>
      </w:r>
    </w:p>
    <w:p w14:paraId="6C1A10ED" w14:textId="77777777" w:rsidR="00141DFB" w:rsidRDefault="00A53DE9">
      <w:pPr>
        <w:pStyle w:val="normal1"/>
        <w:ind w:left="360" w:hanging="360"/>
        <w:rPr>
          <w:rFonts w:eastAsia="Times New Roman" w:cs="Times New Roman"/>
          <w:color w:val="000000"/>
        </w:rPr>
      </w:pPr>
      <w:r>
        <w:rPr>
          <w:rFonts w:eastAsia="Times New Roman" w:cs="Times New Roman"/>
          <w:color w:val="000000"/>
        </w:rPr>
        <w:t xml:space="preserve">&lt;See ADRG Completion Guidelines for additional content of </w:t>
      </w:r>
      <w:proofErr w:type="gramStart"/>
      <w:r>
        <w:rPr>
          <w:rFonts w:eastAsia="Times New Roman" w:cs="Times New Roman"/>
          <w:color w:val="000000"/>
        </w:rPr>
        <w:t>interest, and</w:t>
      </w:r>
      <w:proofErr w:type="gramEnd"/>
      <w:r>
        <w:rPr>
          <w:rFonts w:eastAsia="Times New Roman" w:cs="Times New Roman"/>
          <w:color w:val="000000"/>
        </w:rPr>
        <w:t xml:space="preserve"> include text here or remove this text &gt;.</w:t>
      </w:r>
    </w:p>
    <w:p w14:paraId="6C1A10EE" w14:textId="77777777" w:rsidR="00141DFB" w:rsidRDefault="00A53DE9">
      <w:pPr>
        <w:pStyle w:val="Heading2"/>
        <w:numPr>
          <w:ilvl w:val="0"/>
          <w:numId w:val="9"/>
        </w:numPr>
      </w:pPr>
      <w:bookmarkStart w:id="14" w:name="_heading=h.tuqzb3du1crx"/>
      <w:bookmarkEnd w:id="14"/>
      <w:r>
        <w:t>Imputation/Derivation Methods</w:t>
      </w:r>
    </w:p>
    <w:p w14:paraId="6C1A10EF" w14:textId="77777777" w:rsidR="00141DFB" w:rsidRDefault="00A53DE9">
      <w:pPr>
        <w:pStyle w:val="normal1"/>
        <w:ind w:left="360" w:hanging="360"/>
        <w:rPr>
          <w:rFonts w:eastAsia="Times New Roman" w:cs="Times New Roman"/>
          <w:color w:val="000000"/>
        </w:rPr>
      </w:pPr>
      <w:r>
        <w:rPr>
          <w:rFonts w:eastAsia="Times New Roman" w:cs="Times New Roman"/>
          <w:color w:val="000000"/>
        </w:rPr>
        <w:t xml:space="preserve">If date imputation was performed, were there rules that were used in multiple analysis datasets?  </w:t>
      </w:r>
    </w:p>
    <w:p w14:paraId="6C1A10F0" w14:textId="77777777" w:rsidR="00141DFB" w:rsidRDefault="00A53DE9">
      <w:pPr>
        <w:pStyle w:val="normal1"/>
        <w:ind w:left="720" w:hanging="360"/>
        <w:rPr>
          <w:rFonts w:eastAsia="Times New Roman" w:cs="Times New Roman"/>
          <w:color w:val="000000"/>
        </w:rPr>
      </w:pPr>
      <w:r>
        <w:rPr>
          <w:rFonts w:eastAsia="Times New Roman" w:cs="Times New Roman"/>
          <w:color w:val="000000"/>
        </w:rPr>
        <w:t>&lt;Yes/No&gt; (insert additional text here)</w:t>
      </w:r>
    </w:p>
    <w:p w14:paraId="6C1A10F1" w14:textId="77777777" w:rsidR="00141DFB" w:rsidRDefault="00A53DE9">
      <w:pPr>
        <w:pStyle w:val="normal1"/>
        <w:ind w:left="360" w:hanging="360"/>
        <w:rPr>
          <w:rFonts w:eastAsia="Times New Roman" w:cs="Times New Roman"/>
          <w:color w:val="FF0000"/>
        </w:rPr>
      </w:pPr>
      <w:r>
        <w:rPr>
          <w:rFonts w:eastAsia="Times New Roman" w:cs="Times New Roman"/>
          <w:color w:val="FF0000"/>
        </w:rPr>
        <w:t xml:space="preserve">If imputation was performed specific to </w:t>
      </w:r>
      <w:proofErr w:type="spellStart"/>
      <w:r>
        <w:rPr>
          <w:rFonts w:eastAsia="Times New Roman" w:cs="Times New Roman"/>
          <w:color w:val="FF0000"/>
        </w:rPr>
        <w:t>estimands</w:t>
      </w:r>
      <w:proofErr w:type="spellEnd"/>
      <w:r>
        <w:rPr>
          <w:rFonts w:eastAsia="Times New Roman" w:cs="Times New Roman"/>
          <w:color w:val="FF0000"/>
        </w:rPr>
        <w:t xml:space="preserve">, were there rules that were used in multiple analysis datasets?  </w:t>
      </w:r>
    </w:p>
    <w:p w14:paraId="6C1A10F2" w14:textId="77777777" w:rsidR="00141DFB" w:rsidRDefault="00A53DE9">
      <w:pPr>
        <w:pStyle w:val="normal1"/>
        <w:ind w:left="720" w:hanging="360"/>
        <w:rPr>
          <w:rFonts w:eastAsia="Times New Roman" w:cs="Times New Roman"/>
          <w:color w:val="FF0000"/>
        </w:rPr>
      </w:pPr>
      <w:r>
        <w:rPr>
          <w:rFonts w:eastAsia="Times New Roman" w:cs="Times New Roman"/>
          <w:color w:val="FF0000"/>
        </w:rPr>
        <w:lastRenderedPageBreak/>
        <w:t>&lt;Yes/No&gt; (insert additional text here)</w:t>
      </w:r>
    </w:p>
    <w:p w14:paraId="6C1A10F3" w14:textId="77777777" w:rsidR="00141DFB" w:rsidRDefault="00A53DE9">
      <w:pPr>
        <w:pStyle w:val="normal1"/>
        <w:ind w:left="360" w:hanging="360"/>
        <w:rPr>
          <w:rFonts w:eastAsia="Times New Roman" w:cs="Times New Roman"/>
          <w:color w:val="000000"/>
        </w:rPr>
      </w:pPr>
      <w:bookmarkStart w:id="15" w:name="_heading=h.gq8xrhg9cnrf"/>
      <w:bookmarkEnd w:id="15"/>
      <w:r>
        <w:rPr>
          <w:rFonts w:eastAsia="Times New Roman" w:cs="Times New Roman"/>
          <w:color w:val="000000"/>
        </w:rPr>
        <w:t>Additional Content of Interest</w:t>
      </w:r>
    </w:p>
    <w:p w14:paraId="6C1A10F4" w14:textId="77777777" w:rsidR="00141DFB" w:rsidRDefault="00A53DE9">
      <w:pPr>
        <w:pStyle w:val="normal1"/>
        <w:spacing w:line="240" w:lineRule="auto"/>
      </w:pPr>
      <w:r>
        <w:t xml:space="preserve">&lt;See ADRG Completion Guidelines for additional content of </w:t>
      </w:r>
      <w:proofErr w:type="gramStart"/>
      <w:r>
        <w:t>interest, and</w:t>
      </w:r>
      <w:proofErr w:type="gramEnd"/>
      <w:r>
        <w:t xml:space="preserve"> include text here or remove this text &gt;.</w:t>
      </w:r>
    </w:p>
    <w:p w14:paraId="6C1A10F5" w14:textId="77777777" w:rsidR="00141DFB" w:rsidRDefault="00A53DE9">
      <w:pPr>
        <w:pStyle w:val="Heading1"/>
        <w:numPr>
          <w:ilvl w:val="0"/>
          <w:numId w:val="7"/>
        </w:numPr>
      </w:pPr>
      <w:bookmarkStart w:id="16" w:name="_heading=h.gm2qmk5pfifl"/>
      <w:bookmarkEnd w:id="16"/>
      <w:proofErr w:type="gramStart"/>
      <w:r>
        <w:t>Analysis</w:t>
      </w:r>
      <w:proofErr w:type="gramEnd"/>
      <w:r>
        <w:t xml:space="preserve"> Data Creation and Processing Issues</w:t>
      </w:r>
    </w:p>
    <w:p w14:paraId="6C1A10F6" w14:textId="77777777" w:rsidR="00141DFB" w:rsidRDefault="00A53DE9">
      <w:pPr>
        <w:pStyle w:val="Heading2"/>
        <w:numPr>
          <w:ilvl w:val="0"/>
          <w:numId w:val="10"/>
        </w:numPr>
      </w:pPr>
      <w:bookmarkStart w:id="17" w:name="_heading=h.5kyv4gh4qzdv"/>
      <w:bookmarkEnd w:id="17"/>
      <w:r>
        <w:t>Split Datasets</w:t>
      </w:r>
    </w:p>
    <w:p w14:paraId="6C1A10F7" w14:textId="77777777" w:rsidR="00141DFB" w:rsidRDefault="00A53DE9">
      <w:pPr>
        <w:pStyle w:val="normal1"/>
        <w:spacing w:after="120"/>
        <w:rPr>
          <w:rFonts w:eastAsia="Times New Roman" w:cs="Times New Roman"/>
          <w:color w:val="000000"/>
        </w:rPr>
      </w:pPr>
      <w:r>
        <w:rPr>
          <w:rFonts w:eastAsia="Times New Roman" w:cs="Times New Roman"/>
          <w:color w:val="000000"/>
        </w:rPr>
        <w:t>(insert your text or table here or indicate there are no split datasets)</w:t>
      </w:r>
    </w:p>
    <w:p w14:paraId="6C1A10F8" w14:textId="77777777" w:rsidR="00141DFB" w:rsidRDefault="00A53DE9">
      <w:pPr>
        <w:pStyle w:val="Heading2"/>
        <w:numPr>
          <w:ilvl w:val="0"/>
          <w:numId w:val="10"/>
        </w:numPr>
      </w:pPr>
      <w:bookmarkStart w:id="18" w:name="_heading=h.pv7u4qxuo6p1"/>
      <w:bookmarkEnd w:id="18"/>
      <w:r>
        <w:t>Data Dependencies</w:t>
      </w:r>
    </w:p>
    <w:p w14:paraId="6C1A10F9" w14:textId="77777777" w:rsidR="00141DFB" w:rsidRDefault="00A53DE9">
      <w:pPr>
        <w:pStyle w:val="normal1"/>
        <w:spacing w:after="120"/>
        <w:rPr>
          <w:rFonts w:eastAsia="Times New Roman" w:cs="Times New Roman"/>
          <w:color w:val="000000"/>
        </w:rPr>
      </w:pPr>
      <w:r>
        <w:rPr>
          <w:rFonts w:eastAsia="Times New Roman" w:cs="Times New Roman"/>
          <w:color w:val="000000"/>
        </w:rPr>
        <w:t>(insert your text here or indicate there are no data dependencies)</w:t>
      </w:r>
    </w:p>
    <w:p w14:paraId="6C1A10FA" w14:textId="77777777" w:rsidR="00141DFB" w:rsidRDefault="00A53DE9">
      <w:pPr>
        <w:pStyle w:val="Heading2"/>
        <w:numPr>
          <w:ilvl w:val="0"/>
          <w:numId w:val="10"/>
        </w:numPr>
      </w:pPr>
      <w:bookmarkStart w:id="19" w:name="_heading=h.6xdi6w3guxp"/>
      <w:bookmarkEnd w:id="19"/>
      <w:r>
        <w:t>Intermediate Datasets</w:t>
      </w:r>
    </w:p>
    <w:p w14:paraId="6C1A10FB" w14:textId="77777777" w:rsidR="00141DFB" w:rsidRDefault="00A53DE9">
      <w:pPr>
        <w:pStyle w:val="normal1"/>
        <w:spacing w:after="120"/>
        <w:rPr>
          <w:rFonts w:eastAsia="Times New Roman" w:cs="Times New Roman"/>
          <w:color w:val="000000"/>
        </w:rPr>
      </w:pPr>
      <w:r>
        <w:rPr>
          <w:rFonts w:eastAsia="Times New Roman" w:cs="Times New Roman"/>
          <w:color w:val="000000"/>
        </w:rPr>
        <w:t>(insert your text here or indicate there are no intermediate datasets)</w:t>
      </w:r>
    </w:p>
    <w:p w14:paraId="6C1A10FC" w14:textId="77777777" w:rsidR="00141DFB" w:rsidRDefault="00A53DE9">
      <w:pPr>
        <w:pStyle w:val="Heading1"/>
        <w:keepNext w:val="0"/>
        <w:keepLines w:val="0"/>
        <w:widowControl w:val="0"/>
        <w:numPr>
          <w:ilvl w:val="0"/>
          <w:numId w:val="7"/>
        </w:numPr>
        <w:ind w:left="446" w:hanging="446"/>
      </w:pPr>
      <w:bookmarkStart w:id="20" w:name="_heading=h.dzsjv28ovr81"/>
      <w:bookmarkEnd w:id="20"/>
      <w:r>
        <w:t>Analysis Dataset Descriptions</w:t>
      </w:r>
    </w:p>
    <w:p w14:paraId="6C1A10FD" w14:textId="77777777" w:rsidR="00141DFB" w:rsidRDefault="00A53DE9">
      <w:pPr>
        <w:pStyle w:val="Heading2"/>
        <w:numPr>
          <w:ilvl w:val="1"/>
          <w:numId w:val="11"/>
        </w:numPr>
      </w:pPr>
      <w:bookmarkStart w:id="21" w:name="_heading=h.p07umfxf0xab"/>
      <w:bookmarkEnd w:id="21"/>
      <w:r>
        <w:t>Overview</w:t>
      </w:r>
    </w:p>
    <w:p w14:paraId="6C1A10FE" w14:textId="77777777" w:rsidR="00141DFB" w:rsidRDefault="00A53DE9">
      <w:pPr>
        <w:pStyle w:val="normal1"/>
        <w:ind w:left="360" w:hanging="360"/>
        <w:rPr>
          <w:rFonts w:eastAsia="Times New Roman" w:cs="Times New Roman"/>
          <w:color w:val="000000"/>
        </w:rPr>
      </w:pPr>
      <w:r>
        <w:rPr>
          <w:rFonts w:eastAsia="Times New Roman" w:cs="Times New Roman"/>
          <w:color w:val="000000"/>
        </w:rPr>
        <w:t xml:space="preserve">Are data for screen failures, including data for run-in screening (for example, SDTM values of ARMCD=’SCRNFAIL’, or ‘NOTASSGN’) included in ADaM datasets?  </w:t>
      </w:r>
    </w:p>
    <w:p w14:paraId="6C1A10FF" w14:textId="77777777" w:rsidR="00141DFB" w:rsidRDefault="00A53DE9">
      <w:pPr>
        <w:pStyle w:val="normal1"/>
        <w:ind w:left="720" w:hanging="360"/>
        <w:rPr>
          <w:rFonts w:eastAsia="Times New Roman" w:cs="Times New Roman"/>
          <w:color w:val="000000"/>
        </w:rPr>
      </w:pPr>
      <w:r>
        <w:rPr>
          <w:rFonts w:eastAsia="Times New Roman" w:cs="Times New Roman"/>
          <w:color w:val="000000"/>
        </w:rPr>
        <w:t xml:space="preserve">&lt;Yes/No&gt; &lt;insert additional text here&gt; </w:t>
      </w:r>
    </w:p>
    <w:p w14:paraId="6C1A1100" w14:textId="77777777" w:rsidR="00141DFB" w:rsidRDefault="00A53DE9">
      <w:pPr>
        <w:pStyle w:val="normal1"/>
        <w:ind w:left="360" w:hanging="360"/>
        <w:rPr>
          <w:rFonts w:eastAsia="Times New Roman" w:cs="Times New Roman"/>
          <w:color w:val="000000"/>
        </w:rPr>
      </w:pPr>
      <w:r>
        <w:rPr>
          <w:rFonts w:eastAsia="Times New Roman" w:cs="Times New Roman"/>
          <w:color w:val="000000"/>
        </w:rPr>
        <w:t xml:space="preserve">Are data taken from an ongoing study?  </w:t>
      </w:r>
    </w:p>
    <w:p w14:paraId="6C1A1101" w14:textId="77777777" w:rsidR="00141DFB" w:rsidRDefault="00A53DE9">
      <w:pPr>
        <w:pStyle w:val="normal1"/>
        <w:ind w:left="360" w:firstLine="360"/>
        <w:rPr>
          <w:rFonts w:eastAsia="Times New Roman" w:cs="Times New Roman"/>
          <w:color w:val="000000"/>
        </w:rPr>
      </w:pPr>
      <w:r>
        <w:rPr>
          <w:rFonts w:eastAsia="Times New Roman" w:cs="Times New Roman"/>
          <w:color w:val="000000"/>
        </w:rPr>
        <w:t>&lt;Yes/No&gt; &lt;insert additional text here&gt;</w:t>
      </w:r>
    </w:p>
    <w:p w14:paraId="6C1A1102" w14:textId="77777777" w:rsidR="00141DFB" w:rsidRDefault="00A53DE9">
      <w:pPr>
        <w:pStyle w:val="normal1"/>
        <w:ind w:left="360" w:hanging="360"/>
        <w:rPr>
          <w:rFonts w:eastAsia="Times New Roman" w:cs="Times New Roman"/>
          <w:color w:val="000000"/>
        </w:rPr>
      </w:pPr>
      <w:r>
        <w:rPr>
          <w:rFonts w:eastAsia="Times New Roman" w:cs="Times New Roman"/>
          <w:color w:val="000000"/>
        </w:rPr>
        <w:t xml:space="preserve">Do the analysis datasets support all protocol- and statistical analysis plan-specified objectives? </w:t>
      </w:r>
    </w:p>
    <w:p w14:paraId="6C1A1103" w14:textId="77777777" w:rsidR="00141DFB" w:rsidRDefault="00A53DE9">
      <w:pPr>
        <w:pStyle w:val="normal1"/>
        <w:ind w:left="720" w:hanging="360"/>
        <w:rPr>
          <w:rFonts w:eastAsia="Times New Roman" w:cs="Times New Roman"/>
          <w:color w:val="000000"/>
        </w:rPr>
      </w:pPr>
      <w:r>
        <w:rPr>
          <w:rFonts w:eastAsia="Times New Roman" w:cs="Times New Roman"/>
          <w:color w:val="000000"/>
        </w:rPr>
        <w:t>&lt;Yes/No&gt; (insert additional text here)</w:t>
      </w:r>
    </w:p>
    <w:p w14:paraId="6C1A1104" w14:textId="77777777" w:rsidR="00141DFB" w:rsidRDefault="00A53DE9">
      <w:pPr>
        <w:pStyle w:val="normal1"/>
        <w:ind w:left="720" w:hanging="360"/>
        <w:rPr>
          <w:rFonts w:eastAsia="Times New Roman" w:cs="Times New Roman"/>
          <w:color w:val="000000"/>
        </w:rPr>
      </w:pPr>
      <w:r>
        <w:rPr>
          <w:rFonts w:eastAsia="Times New Roman" w:cs="Times New Roman"/>
          <w:color w:val="000000"/>
        </w:rPr>
        <w:t>Include all objectives listed in the protocol or SAP which are not supported in the analysis datasets and the reason for their absence.</w:t>
      </w:r>
    </w:p>
    <w:p w14:paraId="6C1A1105" w14:textId="77777777" w:rsidR="00141DFB" w:rsidRDefault="00A53DE9">
      <w:pPr>
        <w:pStyle w:val="normal1"/>
        <w:ind w:left="360" w:firstLine="360"/>
        <w:rPr>
          <w:rFonts w:eastAsia="Times New Roman" w:cs="Times New Roman"/>
          <w:color w:val="FF0000"/>
        </w:rPr>
      </w:pPr>
      <w:r>
        <w:rPr>
          <w:rFonts w:eastAsia="Times New Roman" w:cs="Times New Roman"/>
          <w:color w:val="FF0000"/>
        </w:rPr>
        <w:t xml:space="preserve">Were there any analysis datasets created to support ICH (E9) R1 </w:t>
      </w:r>
      <w:proofErr w:type="spellStart"/>
      <w:r>
        <w:rPr>
          <w:rFonts w:eastAsia="Times New Roman" w:cs="Times New Roman"/>
          <w:color w:val="FF0000"/>
        </w:rPr>
        <w:t>estimands</w:t>
      </w:r>
      <w:proofErr w:type="spellEnd"/>
      <w:r>
        <w:rPr>
          <w:rFonts w:eastAsia="Times New Roman" w:cs="Times New Roman"/>
          <w:color w:val="FF0000"/>
        </w:rPr>
        <w:t xml:space="preserve"> framework?</w:t>
      </w:r>
    </w:p>
    <w:p w14:paraId="6C1A1106" w14:textId="77777777" w:rsidR="00141DFB" w:rsidRDefault="00A53DE9">
      <w:pPr>
        <w:pStyle w:val="normal1"/>
        <w:ind w:left="360" w:firstLine="360"/>
        <w:rPr>
          <w:rFonts w:eastAsia="Times New Roman" w:cs="Times New Roman"/>
          <w:color w:val="FF0000"/>
        </w:rPr>
      </w:pPr>
      <w:r>
        <w:rPr>
          <w:rFonts w:eastAsia="Times New Roman" w:cs="Times New Roman"/>
          <w:color w:val="FF0000"/>
        </w:rPr>
        <w:t xml:space="preserve">&lt;Yes/No&gt; (if </w:t>
      </w:r>
      <w:proofErr w:type="gramStart"/>
      <w:r>
        <w:rPr>
          <w:rFonts w:eastAsia="Times New Roman" w:cs="Times New Roman"/>
          <w:color w:val="FF0000"/>
        </w:rPr>
        <w:t>Yes</w:t>
      </w:r>
      <w:proofErr w:type="gramEnd"/>
      <w:r>
        <w:rPr>
          <w:rFonts w:eastAsia="Times New Roman" w:cs="Times New Roman"/>
          <w:color w:val="FF0000"/>
        </w:rPr>
        <w:t>, answer the following questions)</w:t>
      </w:r>
    </w:p>
    <w:p w14:paraId="6C1A1107" w14:textId="77777777" w:rsidR="00141DFB" w:rsidRDefault="00A53DE9">
      <w:pPr>
        <w:pStyle w:val="normal1"/>
        <w:ind w:left="720" w:firstLine="720"/>
        <w:rPr>
          <w:rFonts w:eastAsia="Times New Roman" w:cs="Times New Roman"/>
          <w:color w:val="FF0000"/>
        </w:rPr>
      </w:pPr>
      <w:r>
        <w:rPr>
          <w:rFonts w:eastAsia="Times New Roman" w:cs="Times New Roman"/>
          <w:color w:val="FF0000"/>
        </w:rPr>
        <w:t xml:space="preserve">What dataset(s) is/are used for storing </w:t>
      </w:r>
      <w:proofErr w:type="gramStart"/>
      <w:r>
        <w:rPr>
          <w:rFonts w:eastAsia="Times New Roman" w:cs="Times New Roman"/>
          <w:color w:val="FF0000"/>
        </w:rPr>
        <w:t>the intercurrent</w:t>
      </w:r>
      <w:proofErr w:type="gramEnd"/>
      <w:r>
        <w:rPr>
          <w:rFonts w:eastAsia="Times New Roman" w:cs="Times New Roman"/>
          <w:color w:val="FF0000"/>
        </w:rPr>
        <w:t xml:space="preserve"> events?</w:t>
      </w:r>
    </w:p>
    <w:p w14:paraId="6C1A1108" w14:textId="77777777" w:rsidR="00141DFB" w:rsidRDefault="00A53DE9">
      <w:pPr>
        <w:pStyle w:val="normal1"/>
        <w:ind w:left="1440" w:firstLine="720"/>
        <w:rPr>
          <w:rFonts w:eastAsia="Times New Roman" w:cs="Times New Roman"/>
          <w:color w:val="FF0000"/>
        </w:rPr>
      </w:pPr>
      <w:r>
        <w:rPr>
          <w:rFonts w:eastAsia="Times New Roman" w:cs="Times New Roman"/>
          <w:color w:val="FF0000"/>
        </w:rPr>
        <w:t>&lt;insert additional text here&gt;</w:t>
      </w:r>
    </w:p>
    <w:p w14:paraId="6C1A1109" w14:textId="77777777" w:rsidR="00141DFB" w:rsidRDefault="00A53DE9">
      <w:pPr>
        <w:pStyle w:val="normal1"/>
        <w:ind w:left="720" w:firstLine="720"/>
        <w:rPr>
          <w:rFonts w:eastAsia="Times New Roman" w:cs="Times New Roman"/>
          <w:color w:val="FF0000"/>
        </w:rPr>
      </w:pPr>
      <w:r>
        <w:rPr>
          <w:rFonts w:eastAsia="Times New Roman" w:cs="Times New Roman"/>
          <w:color w:val="FF0000"/>
        </w:rPr>
        <w:t xml:space="preserve">What datasets and variables are used to support </w:t>
      </w:r>
      <w:proofErr w:type="spellStart"/>
      <w:r>
        <w:rPr>
          <w:rFonts w:eastAsia="Times New Roman" w:cs="Times New Roman"/>
          <w:color w:val="FF0000"/>
        </w:rPr>
        <w:t>estimands</w:t>
      </w:r>
      <w:proofErr w:type="spellEnd"/>
      <w:r>
        <w:rPr>
          <w:rFonts w:eastAsia="Times New Roman" w:cs="Times New Roman"/>
          <w:color w:val="FF0000"/>
        </w:rPr>
        <w:t xml:space="preserve"> analyses?</w:t>
      </w:r>
    </w:p>
    <w:p w14:paraId="6C1A110A" w14:textId="77777777" w:rsidR="00141DFB" w:rsidRDefault="00A53DE9">
      <w:pPr>
        <w:pStyle w:val="normal1"/>
        <w:ind w:left="1440" w:firstLine="720"/>
        <w:rPr>
          <w:rFonts w:eastAsia="Times New Roman" w:cs="Times New Roman"/>
          <w:color w:val="FF0000"/>
        </w:rPr>
      </w:pPr>
      <w:r>
        <w:rPr>
          <w:rFonts w:eastAsia="Times New Roman" w:cs="Times New Roman"/>
          <w:color w:val="FF0000"/>
        </w:rPr>
        <w:t>&lt;insert additional text here&gt;</w:t>
      </w:r>
    </w:p>
    <w:p w14:paraId="6C1A110B" w14:textId="77777777" w:rsidR="00141DFB" w:rsidRDefault="00A53DE9">
      <w:pPr>
        <w:pStyle w:val="normal1"/>
        <w:ind w:left="720" w:firstLine="720"/>
        <w:rPr>
          <w:rFonts w:eastAsia="Times New Roman" w:cs="Times New Roman"/>
          <w:color w:val="FF0000"/>
        </w:rPr>
      </w:pPr>
      <w:r>
        <w:rPr>
          <w:rFonts w:eastAsia="Times New Roman" w:cs="Times New Roman"/>
          <w:color w:val="FF0000"/>
        </w:rPr>
        <w:t xml:space="preserve">Is there any additional information regarding implementation of </w:t>
      </w:r>
      <w:proofErr w:type="spellStart"/>
      <w:r>
        <w:rPr>
          <w:rFonts w:eastAsia="Times New Roman" w:cs="Times New Roman"/>
          <w:color w:val="FF0000"/>
        </w:rPr>
        <w:t>estimands</w:t>
      </w:r>
      <w:proofErr w:type="spellEnd"/>
      <w:r>
        <w:rPr>
          <w:rFonts w:eastAsia="Times New Roman" w:cs="Times New Roman"/>
          <w:color w:val="FF0000"/>
        </w:rPr>
        <w:t xml:space="preserve"> framework?</w:t>
      </w:r>
    </w:p>
    <w:p w14:paraId="6C1A110C" w14:textId="77777777" w:rsidR="00141DFB" w:rsidRDefault="00A53DE9">
      <w:pPr>
        <w:pStyle w:val="normal1"/>
        <w:ind w:left="1440" w:firstLine="720"/>
        <w:rPr>
          <w:rFonts w:eastAsia="Times New Roman" w:cs="Times New Roman"/>
          <w:color w:val="FF0000"/>
        </w:rPr>
      </w:pPr>
      <w:r>
        <w:rPr>
          <w:rFonts w:eastAsia="Times New Roman" w:cs="Times New Roman"/>
          <w:color w:val="FF0000"/>
        </w:rPr>
        <w:lastRenderedPageBreak/>
        <w:t>&lt;insert additional text here&gt;</w:t>
      </w:r>
    </w:p>
    <w:p w14:paraId="6C1A110D" w14:textId="77777777" w:rsidR="00141DFB" w:rsidRDefault="00141DFB">
      <w:pPr>
        <w:pStyle w:val="normal1"/>
        <w:ind w:left="720" w:hanging="360"/>
        <w:rPr>
          <w:rFonts w:eastAsia="Times New Roman" w:cs="Times New Roman"/>
          <w:color w:val="000000"/>
        </w:rPr>
      </w:pPr>
    </w:p>
    <w:p w14:paraId="6C1A110E" w14:textId="77777777" w:rsidR="00141DFB" w:rsidRDefault="00A53DE9">
      <w:pPr>
        <w:pStyle w:val="normal1"/>
        <w:spacing w:after="120"/>
        <w:rPr>
          <w:rFonts w:eastAsia="Times New Roman" w:cs="Times New Roman"/>
          <w:color w:val="000000"/>
        </w:rPr>
      </w:pPr>
      <w:r>
        <w:rPr>
          <w:rFonts w:eastAsia="Times New Roman" w:cs="Times New Roman"/>
          <w:color w:val="000000"/>
        </w:rPr>
        <w:t>Additional Content of Interest</w:t>
      </w:r>
    </w:p>
    <w:p w14:paraId="6C1A110F" w14:textId="77777777" w:rsidR="00141DFB" w:rsidRDefault="00A53DE9">
      <w:pPr>
        <w:pStyle w:val="normal1"/>
        <w:spacing w:after="120"/>
        <w:rPr>
          <w:rFonts w:eastAsia="Times New Roman" w:cs="Times New Roman"/>
          <w:color w:val="000000"/>
        </w:rPr>
      </w:pPr>
      <w:r>
        <w:rPr>
          <w:rFonts w:eastAsia="Times New Roman" w:cs="Times New Roman"/>
          <w:color w:val="000000"/>
        </w:rPr>
        <w:t xml:space="preserve">(See ADRG Completion Guidelines for additional content of </w:t>
      </w:r>
      <w:proofErr w:type="gramStart"/>
      <w:r>
        <w:rPr>
          <w:rFonts w:eastAsia="Times New Roman" w:cs="Times New Roman"/>
          <w:color w:val="000000"/>
        </w:rPr>
        <w:t>interest, and</w:t>
      </w:r>
      <w:proofErr w:type="gramEnd"/>
      <w:r>
        <w:rPr>
          <w:rFonts w:eastAsia="Times New Roman" w:cs="Times New Roman"/>
          <w:color w:val="000000"/>
        </w:rPr>
        <w:t xml:space="preserve"> include text here or remove this text).</w:t>
      </w:r>
    </w:p>
    <w:p w14:paraId="6C1A1110" w14:textId="77777777" w:rsidR="00141DFB" w:rsidRDefault="00A53DE9">
      <w:pPr>
        <w:pStyle w:val="Heading2"/>
        <w:numPr>
          <w:ilvl w:val="1"/>
          <w:numId w:val="11"/>
        </w:numPr>
        <w:spacing w:after="200"/>
        <w:rPr>
          <w:rFonts w:ascii="Cambria" w:eastAsia="Cambria" w:hAnsi="Cambria" w:cs="Cambria"/>
          <w:sz w:val="22"/>
          <w:szCs w:val="22"/>
        </w:rPr>
      </w:pPr>
      <w:bookmarkStart w:id="22" w:name="_heading=h.oc5t0po1onar"/>
      <w:bookmarkEnd w:id="22"/>
      <w:r>
        <w:t>Analysis Datasets</w:t>
      </w:r>
    </w:p>
    <w:tbl>
      <w:tblPr>
        <w:tblW w:w="9067" w:type="dxa"/>
        <w:tblInd w:w="288" w:type="dxa"/>
        <w:tblLayout w:type="fixed"/>
        <w:tblLook w:val="0000" w:firstRow="0" w:lastRow="0" w:firstColumn="0" w:lastColumn="0" w:noHBand="0" w:noVBand="0"/>
      </w:tblPr>
      <w:tblGrid>
        <w:gridCol w:w="2317"/>
        <w:gridCol w:w="990"/>
        <w:gridCol w:w="901"/>
        <w:gridCol w:w="900"/>
        <w:gridCol w:w="450"/>
        <w:gridCol w:w="720"/>
        <w:gridCol w:w="2789"/>
      </w:tblGrid>
      <w:tr w:rsidR="00141DFB" w14:paraId="6C1A111A" w14:textId="77777777">
        <w:trPr>
          <w:cantSplit/>
          <w:trHeight w:val="2592"/>
          <w:tblHeader/>
        </w:trPr>
        <w:tc>
          <w:tcPr>
            <w:tcW w:w="2316"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111" w14:textId="77777777" w:rsidR="00141DFB" w:rsidRDefault="00A53DE9">
            <w:pPr>
              <w:pStyle w:val="normal1"/>
              <w:keepNext/>
              <w:spacing w:after="120" w:line="240" w:lineRule="auto"/>
              <w:ind w:left="115" w:right="115"/>
              <w:jc w:val="center"/>
              <w:rPr>
                <w:b/>
              </w:rPr>
            </w:pPr>
            <w:r>
              <w:rPr>
                <w:b/>
              </w:rPr>
              <w:t>Dataset</w:t>
            </w:r>
            <w:r>
              <w:rPr>
                <w:b/>
              </w:rPr>
              <w:br/>
            </w:r>
            <w:proofErr w:type="spellStart"/>
            <w:r>
              <w:rPr>
                <w:b/>
              </w:rPr>
              <w:t>Dataset</w:t>
            </w:r>
            <w:proofErr w:type="spellEnd"/>
            <w:r>
              <w:rPr>
                <w:b/>
              </w:rPr>
              <w:t xml:space="preserve"> Label</w:t>
            </w:r>
          </w:p>
        </w:tc>
        <w:tc>
          <w:tcPr>
            <w:tcW w:w="990"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112" w14:textId="77777777" w:rsidR="00141DFB" w:rsidRDefault="00A53DE9">
            <w:pPr>
              <w:pStyle w:val="normal1"/>
              <w:keepNext/>
              <w:spacing w:after="120" w:line="240" w:lineRule="auto"/>
              <w:jc w:val="center"/>
              <w:rPr>
                <w:b/>
              </w:rPr>
            </w:pPr>
            <w:r>
              <w:rPr>
                <w:b/>
              </w:rPr>
              <w:t>Class</w:t>
            </w:r>
          </w:p>
        </w:tc>
        <w:tc>
          <w:tcPr>
            <w:tcW w:w="901"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113" w14:textId="77777777" w:rsidR="00141DFB" w:rsidRDefault="00A53DE9">
            <w:pPr>
              <w:pStyle w:val="normal1"/>
              <w:keepNext/>
              <w:spacing w:line="240" w:lineRule="auto"/>
              <w:ind w:left="113" w:right="113"/>
              <w:rPr>
                <w:b/>
              </w:rPr>
            </w:pPr>
            <w:r>
              <w:rPr>
                <w:b/>
                <w:color w:val="FF0000"/>
              </w:rPr>
              <w:t xml:space="preserve">Efficacy (E)/Safety (S)/ </w:t>
            </w:r>
            <w:proofErr w:type="spellStart"/>
            <w:r>
              <w:rPr>
                <w:b/>
                <w:color w:val="FF0000"/>
              </w:rPr>
              <w:t>Immunogenecity</w:t>
            </w:r>
            <w:proofErr w:type="spellEnd"/>
            <w:r>
              <w:rPr>
                <w:b/>
                <w:color w:val="FF0000"/>
              </w:rPr>
              <w:t>(I)</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Pr>
          <w:p w14:paraId="6C1A1114" w14:textId="77777777" w:rsidR="00141DFB" w:rsidRDefault="00A53DE9">
            <w:pPr>
              <w:pStyle w:val="normal1"/>
              <w:keepNext/>
              <w:spacing w:before="0" w:line="240" w:lineRule="auto"/>
              <w:ind w:left="115" w:right="115"/>
              <w:rPr>
                <w:b/>
              </w:rPr>
            </w:pPr>
            <w:r>
              <w:rPr>
                <w:b/>
              </w:rPr>
              <w:t xml:space="preserve">Baseline or </w:t>
            </w:r>
          </w:p>
          <w:p w14:paraId="6C1A1115" w14:textId="77777777" w:rsidR="00141DFB" w:rsidRDefault="00A53DE9">
            <w:pPr>
              <w:pStyle w:val="normal1"/>
              <w:keepNext/>
              <w:spacing w:before="0" w:line="240" w:lineRule="auto"/>
              <w:ind w:left="115" w:right="115"/>
              <w:rPr>
                <w:b/>
              </w:rPr>
            </w:pPr>
            <w:r>
              <w:rPr>
                <w:b/>
              </w:rPr>
              <w:t>other subject characteristics</w:t>
            </w:r>
          </w:p>
        </w:tc>
        <w:tc>
          <w:tcPr>
            <w:tcW w:w="450" w:type="dxa"/>
            <w:tcBorders>
              <w:top w:val="single" w:sz="4" w:space="0" w:color="000000"/>
              <w:left w:val="single" w:sz="4" w:space="0" w:color="000000"/>
              <w:bottom w:val="single" w:sz="4" w:space="0" w:color="000000"/>
              <w:right w:val="single" w:sz="4" w:space="0" w:color="000000"/>
            </w:tcBorders>
            <w:shd w:val="clear" w:color="auto" w:fill="D9D9D9"/>
          </w:tcPr>
          <w:p w14:paraId="6C1A1116" w14:textId="77777777" w:rsidR="00141DFB" w:rsidRDefault="00A53DE9">
            <w:pPr>
              <w:pStyle w:val="normal1"/>
              <w:keepNext/>
              <w:spacing w:before="0" w:line="240" w:lineRule="auto"/>
              <w:ind w:left="115" w:right="115"/>
              <w:rPr>
                <w:b/>
              </w:rPr>
            </w:pPr>
            <w:r>
              <w:rPr>
                <w:b/>
              </w:rPr>
              <w:t>PK/PD</w:t>
            </w:r>
          </w:p>
        </w:tc>
        <w:tc>
          <w:tcPr>
            <w:tcW w:w="7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1A1117" w14:textId="77777777" w:rsidR="00141DFB" w:rsidRDefault="00A53DE9">
            <w:pPr>
              <w:pStyle w:val="normal1"/>
              <w:keepNext/>
              <w:spacing w:before="0" w:line="240" w:lineRule="auto"/>
              <w:ind w:left="115" w:right="115"/>
              <w:rPr>
                <w:b/>
              </w:rPr>
            </w:pPr>
            <w:r>
              <w:rPr>
                <w:b/>
              </w:rPr>
              <w:t xml:space="preserve">Primary </w:t>
            </w:r>
          </w:p>
          <w:p w14:paraId="6C1A1118" w14:textId="77777777" w:rsidR="00141DFB" w:rsidRDefault="00A53DE9">
            <w:pPr>
              <w:pStyle w:val="normal1"/>
              <w:keepNext/>
              <w:spacing w:before="0" w:line="240" w:lineRule="auto"/>
              <w:ind w:left="115" w:right="115"/>
              <w:rPr>
                <w:b/>
              </w:rPr>
            </w:pPr>
            <w:r>
              <w:rPr>
                <w:b/>
              </w:rPr>
              <w:t>Objective</w:t>
            </w:r>
          </w:p>
        </w:tc>
        <w:tc>
          <w:tcPr>
            <w:tcW w:w="2789"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119" w14:textId="77777777" w:rsidR="00141DFB" w:rsidRDefault="00A53DE9">
            <w:pPr>
              <w:pStyle w:val="normal1"/>
              <w:keepNext/>
              <w:spacing w:after="120" w:line="240" w:lineRule="auto"/>
              <w:jc w:val="center"/>
              <w:rPr>
                <w:b/>
              </w:rPr>
            </w:pPr>
            <w:r>
              <w:rPr>
                <w:b/>
              </w:rPr>
              <w:t>Structure</w:t>
            </w:r>
          </w:p>
        </w:tc>
      </w:tr>
      <w:tr w:rsidR="00141DFB" w14:paraId="6C1A1124" w14:textId="77777777">
        <w:trPr>
          <w:cantSplit/>
          <w:trHeight w:val="1493"/>
        </w:trPr>
        <w:tc>
          <w:tcPr>
            <w:tcW w:w="23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1A111B" w14:textId="77777777" w:rsidR="00141DFB" w:rsidRDefault="00A53DE9">
            <w:pPr>
              <w:pStyle w:val="normal1"/>
              <w:spacing w:before="0" w:line="240" w:lineRule="auto"/>
              <w:jc w:val="center"/>
              <w:rPr>
                <w:color w:val="0000FF"/>
                <w:u w:val="single"/>
              </w:rPr>
            </w:pPr>
            <w:hyperlink w:anchor="_heading=h.ny9we6c99p0o">
              <w:r>
                <w:rPr>
                  <w:color w:val="0000FF"/>
                  <w:u w:val="single"/>
                </w:rPr>
                <w:t>ADSL</w:t>
              </w:r>
            </w:hyperlink>
          </w:p>
          <w:p w14:paraId="6C1A111C" w14:textId="77777777" w:rsidR="00141DFB" w:rsidRDefault="00141DFB">
            <w:pPr>
              <w:pStyle w:val="normal1"/>
              <w:spacing w:before="0" w:line="240" w:lineRule="auto"/>
              <w:jc w:val="center"/>
            </w:pPr>
          </w:p>
          <w:p w14:paraId="6C1A111D" w14:textId="77777777" w:rsidR="00141DFB" w:rsidRDefault="00A53DE9">
            <w:pPr>
              <w:pStyle w:val="normal1"/>
              <w:spacing w:before="0" w:line="240" w:lineRule="auto"/>
              <w:jc w:val="center"/>
            </w:pPr>
            <w:r>
              <w:t>Subject Level Analysis Dataset</w:t>
            </w:r>
          </w:p>
        </w:tc>
        <w:tc>
          <w:tcPr>
            <w:tcW w:w="990" w:type="dxa"/>
            <w:tcBorders>
              <w:top w:val="single" w:sz="4" w:space="0" w:color="000000"/>
              <w:left w:val="single" w:sz="4" w:space="0" w:color="000000"/>
              <w:bottom w:val="single" w:sz="4" w:space="0" w:color="000000"/>
              <w:right w:val="single" w:sz="4" w:space="0" w:color="000000"/>
            </w:tcBorders>
            <w:vAlign w:val="center"/>
          </w:tcPr>
          <w:p w14:paraId="6C1A111E" w14:textId="77777777" w:rsidR="00141DFB" w:rsidRDefault="00A53DE9">
            <w:pPr>
              <w:pStyle w:val="normal1"/>
              <w:spacing w:line="240" w:lineRule="auto"/>
              <w:jc w:val="center"/>
            </w:pPr>
            <w:r>
              <w:t>ADSL</w:t>
            </w:r>
          </w:p>
        </w:tc>
        <w:tc>
          <w:tcPr>
            <w:tcW w:w="901" w:type="dxa"/>
            <w:tcBorders>
              <w:top w:val="single" w:sz="4" w:space="0" w:color="000000"/>
              <w:left w:val="single" w:sz="4" w:space="0" w:color="000000"/>
              <w:bottom w:val="single" w:sz="4" w:space="0" w:color="000000"/>
              <w:right w:val="single" w:sz="4" w:space="0" w:color="000000"/>
            </w:tcBorders>
            <w:vAlign w:val="center"/>
          </w:tcPr>
          <w:p w14:paraId="6C1A111F" w14:textId="77777777" w:rsidR="00141DFB" w:rsidRDefault="00141DFB">
            <w:pPr>
              <w:pStyle w:val="normal1"/>
              <w:spacing w:line="240" w:lineRule="auto"/>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6C1A1120" w14:textId="77777777" w:rsidR="00141DFB" w:rsidRDefault="00A53DE9">
            <w:pPr>
              <w:pStyle w:val="normal1"/>
              <w:spacing w:line="240" w:lineRule="auto"/>
              <w:jc w:val="center"/>
            </w:pPr>
            <w:r>
              <w:t>X</w:t>
            </w:r>
          </w:p>
        </w:tc>
        <w:tc>
          <w:tcPr>
            <w:tcW w:w="450" w:type="dxa"/>
            <w:tcBorders>
              <w:top w:val="single" w:sz="4" w:space="0" w:color="000000"/>
              <w:left w:val="single" w:sz="4" w:space="0" w:color="000000"/>
              <w:bottom w:val="single" w:sz="4" w:space="0" w:color="000000"/>
              <w:right w:val="single" w:sz="4" w:space="0" w:color="000000"/>
            </w:tcBorders>
          </w:tcPr>
          <w:p w14:paraId="6C1A1121" w14:textId="77777777" w:rsidR="00141DFB" w:rsidRDefault="00141DFB">
            <w:pPr>
              <w:pStyle w:val="normal1"/>
              <w:spacing w:line="240" w:lineRule="auto"/>
              <w:jc w:val="center"/>
            </w:pPr>
          </w:p>
        </w:tc>
        <w:tc>
          <w:tcPr>
            <w:tcW w:w="720" w:type="dxa"/>
            <w:tcBorders>
              <w:top w:val="single" w:sz="4" w:space="0" w:color="000000"/>
              <w:left w:val="single" w:sz="4" w:space="0" w:color="000000"/>
              <w:bottom w:val="single" w:sz="4" w:space="0" w:color="000000"/>
              <w:right w:val="single" w:sz="4" w:space="0" w:color="000000"/>
            </w:tcBorders>
            <w:vAlign w:val="center"/>
          </w:tcPr>
          <w:p w14:paraId="6C1A1122" w14:textId="77777777" w:rsidR="00141DFB" w:rsidRDefault="00A53DE9">
            <w:pPr>
              <w:pStyle w:val="normal1"/>
              <w:spacing w:line="240" w:lineRule="auto"/>
              <w:jc w:val="center"/>
            </w:pPr>
            <w:r>
              <w:t>X</w:t>
            </w:r>
          </w:p>
        </w:tc>
        <w:tc>
          <w:tcPr>
            <w:tcW w:w="2789" w:type="dxa"/>
            <w:tcBorders>
              <w:top w:val="single" w:sz="4" w:space="0" w:color="000000"/>
              <w:left w:val="single" w:sz="4" w:space="0" w:color="000000"/>
              <w:bottom w:val="single" w:sz="4" w:space="0" w:color="000000"/>
              <w:right w:val="single" w:sz="4" w:space="0" w:color="000000"/>
            </w:tcBorders>
            <w:vAlign w:val="center"/>
          </w:tcPr>
          <w:p w14:paraId="6C1A1123" w14:textId="77777777" w:rsidR="00141DFB" w:rsidRDefault="00A53DE9">
            <w:pPr>
              <w:pStyle w:val="normal1"/>
              <w:spacing w:line="240" w:lineRule="auto"/>
              <w:jc w:val="center"/>
            </w:pPr>
            <w:r>
              <w:t>One observation per subject</w:t>
            </w:r>
          </w:p>
        </w:tc>
      </w:tr>
      <w:tr w:rsidR="00141DFB" w14:paraId="6C1A112E" w14:textId="77777777">
        <w:trPr>
          <w:cantSplit/>
          <w:trHeight w:val="1498"/>
        </w:trPr>
        <w:tc>
          <w:tcPr>
            <w:tcW w:w="2316" w:type="dxa"/>
            <w:tcBorders>
              <w:top w:val="single" w:sz="4" w:space="0" w:color="000000"/>
              <w:left w:val="single" w:sz="4" w:space="0" w:color="000000"/>
              <w:bottom w:val="single" w:sz="4" w:space="0" w:color="000000"/>
              <w:right w:val="single" w:sz="4" w:space="0" w:color="000000"/>
            </w:tcBorders>
            <w:shd w:val="clear" w:color="auto" w:fill="FFFFFF"/>
          </w:tcPr>
          <w:p w14:paraId="6C1A1125" w14:textId="77777777" w:rsidR="00141DFB" w:rsidRDefault="00A53DE9">
            <w:pPr>
              <w:pStyle w:val="normal1"/>
              <w:spacing w:line="240" w:lineRule="auto"/>
              <w:jc w:val="center"/>
              <w:rPr>
                <w:color w:val="FF0000"/>
              </w:rPr>
            </w:pPr>
            <w:hyperlink w:anchor="_heading=h.hqaiywhp9id9">
              <w:r>
                <w:rPr>
                  <w:color w:val="0000FF"/>
                  <w:u w:val="single"/>
                </w:rPr>
                <w:t>ADICE</w:t>
              </w:r>
            </w:hyperlink>
          </w:p>
          <w:p w14:paraId="6C1A1126" w14:textId="77777777" w:rsidR="00141DFB" w:rsidRDefault="00A53DE9">
            <w:pPr>
              <w:pStyle w:val="normal1"/>
              <w:spacing w:line="240" w:lineRule="auto"/>
              <w:jc w:val="center"/>
              <w:rPr>
                <w:color w:val="FF0000"/>
              </w:rPr>
            </w:pPr>
            <w:r>
              <w:rPr>
                <w:color w:val="FF0000"/>
              </w:rPr>
              <w:t>Intercurrent Events Analysis Dataset</w:t>
            </w:r>
          </w:p>
        </w:tc>
        <w:tc>
          <w:tcPr>
            <w:tcW w:w="990" w:type="dxa"/>
            <w:tcBorders>
              <w:top w:val="single" w:sz="4" w:space="0" w:color="000000"/>
              <w:left w:val="single" w:sz="4" w:space="0" w:color="000000"/>
              <w:bottom w:val="single" w:sz="4" w:space="0" w:color="000000"/>
              <w:right w:val="single" w:sz="4" w:space="0" w:color="000000"/>
            </w:tcBorders>
          </w:tcPr>
          <w:p w14:paraId="6C1A1127" w14:textId="77777777" w:rsidR="00141DFB" w:rsidRDefault="00A53DE9">
            <w:pPr>
              <w:pStyle w:val="normal1"/>
              <w:spacing w:line="240" w:lineRule="auto"/>
              <w:jc w:val="center"/>
              <w:rPr>
                <w:color w:val="FF0000"/>
              </w:rPr>
            </w:pPr>
            <w:r>
              <w:rPr>
                <w:color w:val="FF0000"/>
              </w:rPr>
              <w:t>OCCDS</w:t>
            </w:r>
          </w:p>
        </w:tc>
        <w:tc>
          <w:tcPr>
            <w:tcW w:w="901" w:type="dxa"/>
            <w:tcBorders>
              <w:top w:val="single" w:sz="4" w:space="0" w:color="000000"/>
              <w:left w:val="single" w:sz="4" w:space="0" w:color="000000"/>
              <w:bottom w:val="single" w:sz="4" w:space="0" w:color="000000"/>
              <w:right w:val="single" w:sz="4" w:space="0" w:color="000000"/>
            </w:tcBorders>
          </w:tcPr>
          <w:p w14:paraId="6C1A1128" w14:textId="77777777" w:rsidR="00141DFB" w:rsidRDefault="00A53DE9">
            <w:pPr>
              <w:pStyle w:val="normal1"/>
              <w:spacing w:line="240" w:lineRule="auto"/>
              <w:jc w:val="center"/>
              <w:rPr>
                <w:color w:val="FF0000"/>
              </w:rPr>
            </w:pPr>
            <w:r>
              <w:rPr>
                <w:color w:val="FF0000"/>
              </w:rPr>
              <w:t>E/S</w:t>
            </w:r>
          </w:p>
        </w:tc>
        <w:tc>
          <w:tcPr>
            <w:tcW w:w="900" w:type="dxa"/>
            <w:tcBorders>
              <w:top w:val="single" w:sz="4" w:space="0" w:color="000000"/>
              <w:left w:val="single" w:sz="4" w:space="0" w:color="000000"/>
              <w:bottom w:val="single" w:sz="4" w:space="0" w:color="000000"/>
              <w:right w:val="single" w:sz="4" w:space="0" w:color="000000"/>
            </w:tcBorders>
          </w:tcPr>
          <w:p w14:paraId="6C1A1129" w14:textId="77777777" w:rsidR="00141DFB" w:rsidRDefault="00141DFB">
            <w:pPr>
              <w:pStyle w:val="normal1"/>
              <w:spacing w:line="240" w:lineRule="auto"/>
              <w:jc w:val="center"/>
              <w:rPr>
                <w:color w:val="FF0000"/>
              </w:rPr>
            </w:pPr>
          </w:p>
        </w:tc>
        <w:tc>
          <w:tcPr>
            <w:tcW w:w="450" w:type="dxa"/>
            <w:tcBorders>
              <w:top w:val="single" w:sz="4" w:space="0" w:color="000000"/>
              <w:left w:val="single" w:sz="4" w:space="0" w:color="000000"/>
              <w:bottom w:val="single" w:sz="4" w:space="0" w:color="000000"/>
              <w:right w:val="single" w:sz="4" w:space="0" w:color="000000"/>
            </w:tcBorders>
          </w:tcPr>
          <w:p w14:paraId="6C1A112A" w14:textId="77777777" w:rsidR="00141DFB" w:rsidRDefault="00141DFB">
            <w:pPr>
              <w:pStyle w:val="normal1"/>
              <w:spacing w:line="240" w:lineRule="auto"/>
              <w:jc w:val="center"/>
              <w:rPr>
                <w:color w:val="FF0000"/>
              </w:rPr>
            </w:pPr>
          </w:p>
        </w:tc>
        <w:tc>
          <w:tcPr>
            <w:tcW w:w="720" w:type="dxa"/>
            <w:tcBorders>
              <w:top w:val="single" w:sz="4" w:space="0" w:color="000000"/>
              <w:left w:val="single" w:sz="4" w:space="0" w:color="000000"/>
              <w:bottom w:val="single" w:sz="4" w:space="0" w:color="000000"/>
              <w:right w:val="single" w:sz="4" w:space="0" w:color="000000"/>
            </w:tcBorders>
          </w:tcPr>
          <w:p w14:paraId="6C1A112B" w14:textId="77777777" w:rsidR="00141DFB" w:rsidRDefault="00A53DE9">
            <w:pPr>
              <w:pStyle w:val="normal1"/>
              <w:spacing w:line="240" w:lineRule="auto"/>
              <w:jc w:val="center"/>
              <w:rPr>
                <w:color w:val="FF0000"/>
              </w:rPr>
            </w:pPr>
            <w:r>
              <w:rPr>
                <w:color w:val="FF0000"/>
              </w:rPr>
              <w:t>X</w:t>
            </w:r>
          </w:p>
        </w:tc>
        <w:tc>
          <w:tcPr>
            <w:tcW w:w="2789" w:type="dxa"/>
            <w:tcBorders>
              <w:top w:val="single" w:sz="4" w:space="0" w:color="000000"/>
              <w:left w:val="single" w:sz="4" w:space="0" w:color="000000"/>
              <w:bottom w:val="single" w:sz="4" w:space="0" w:color="000000"/>
              <w:right w:val="single" w:sz="4" w:space="0" w:color="000000"/>
            </w:tcBorders>
          </w:tcPr>
          <w:p w14:paraId="6C1A112C" w14:textId="77777777" w:rsidR="00141DFB" w:rsidRDefault="00A53DE9">
            <w:pPr>
              <w:pStyle w:val="normal1"/>
              <w:spacing w:line="240" w:lineRule="auto"/>
              <w:jc w:val="center"/>
              <w:rPr>
                <w:color w:val="FF0000"/>
              </w:rPr>
            </w:pPr>
            <w:r>
              <w:rPr>
                <w:color w:val="FF0000"/>
              </w:rPr>
              <w:t>One observation per subject per intercurrent event</w:t>
            </w:r>
          </w:p>
          <w:p w14:paraId="6C1A112D" w14:textId="77777777" w:rsidR="00141DFB" w:rsidRDefault="00141DFB">
            <w:pPr>
              <w:pStyle w:val="normal1"/>
              <w:spacing w:line="240" w:lineRule="auto"/>
              <w:jc w:val="center"/>
              <w:rPr>
                <w:color w:val="FF0000"/>
              </w:rPr>
            </w:pPr>
          </w:p>
        </w:tc>
      </w:tr>
      <w:tr w:rsidR="00141DFB" w14:paraId="6C1A1136" w14:textId="77777777">
        <w:trPr>
          <w:cantSplit/>
          <w:trHeight w:val="1498"/>
        </w:trPr>
        <w:tc>
          <w:tcPr>
            <w:tcW w:w="2316" w:type="dxa"/>
            <w:tcBorders>
              <w:top w:val="single" w:sz="4" w:space="0" w:color="000000"/>
              <w:left w:val="single" w:sz="4" w:space="0" w:color="000000"/>
              <w:bottom w:val="single" w:sz="4" w:space="0" w:color="000000"/>
              <w:right w:val="single" w:sz="4" w:space="0" w:color="000000"/>
            </w:tcBorders>
            <w:shd w:val="clear" w:color="auto" w:fill="FFFFFF"/>
          </w:tcPr>
          <w:p w14:paraId="6C1A112F" w14:textId="77777777" w:rsidR="00141DFB" w:rsidRDefault="00141DFB">
            <w:pPr>
              <w:pStyle w:val="normal1"/>
              <w:spacing w:line="240" w:lineRule="auto"/>
              <w:jc w:val="center"/>
            </w:pPr>
          </w:p>
        </w:tc>
        <w:tc>
          <w:tcPr>
            <w:tcW w:w="990" w:type="dxa"/>
            <w:tcBorders>
              <w:top w:val="single" w:sz="4" w:space="0" w:color="000000"/>
              <w:left w:val="single" w:sz="4" w:space="0" w:color="000000"/>
              <w:bottom w:val="single" w:sz="4" w:space="0" w:color="000000"/>
              <w:right w:val="single" w:sz="4" w:space="0" w:color="000000"/>
            </w:tcBorders>
          </w:tcPr>
          <w:p w14:paraId="6C1A1130" w14:textId="77777777" w:rsidR="00141DFB" w:rsidRDefault="00141DFB">
            <w:pPr>
              <w:pStyle w:val="normal1"/>
              <w:spacing w:line="240" w:lineRule="auto"/>
              <w:jc w:val="center"/>
            </w:pPr>
          </w:p>
        </w:tc>
        <w:tc>
          <w:tcPr>
            <w:tcW w:w="901" w:type="dxa"/>
            <w:tcBorders>
              <w:top w:val="single" w:sz="4" w:space="0" w:color="000000"/>
              <w:left w:val="single" w:sz="4" w:space="0" w:color="000000"/>
              <w:bottom w:val="single" w:sz="4" w:space="0" w:color="000000"/>
              <w:right w:val="single" w:sz="4" w:space="0" w:color="000000"/>
            </w:tcBorders>
          </w:tcPr>
          <w:p w14:paraId="6C1A1131" w14:textId="77777777" w:rsidR="00141DFB" w:rsidRDefault="00141DFB">
            <w:pPr>
              <w:pStyle w:val="normal1"/>
              <w:spacing w:line="240" w:lineRule="auto"/>
              <w:jc w:val="center"/>
            </w:pPr>
          </w:p>
        </w:tc>
        <w:tc>
          <w:tcPr>
            <w:tcW w:w="900" w:type="dxa"/>
            <w:tcBorders>
              <w:top w:val="single" w:sz="4" w:space="0" w:color="000000"/>
              <w:left w:val="single" w:sz="4" w:space="0" w:color="000000"/>
              <w:bottom w:val="single" w:sz="4" w:space="0" w:color="000000"/>
              <w:right w:val="single" w:sz="4" w:space="0" w:color="000000"/>
            </w:tcBorders>
          </w:tcPr>
          <w:p w14:paraId="6C1A1132" w14:textId="77777777" w:rsidR="00141DFB" w:rsidRDefault="00141DFB">
            <w:pPr>
              <w:pStyle w:val="normal1"/>
              <w:spacing w:line="240" w:lineRule="auto"/>
              <w:jc w:val="center"/>
            </w:pPr>
          </w:p>
        </w:tc>
        <w:tc>
          <w:tcPr>
            <w:tcW w:w="450" w:type="dxa"/>
            <w:tcBorders>
              <w:top w:val="single" w:sz="4" w:space="0" w:color="000000"/>
              <w:left w:val="single" w:sz="4" w:space="0" w:color="000000"/>
              <w:bottom w:val="single" w:sz="4" w:space="0" w:color="000000"/>
              <w:right w:val="single" w:sz="4" w:space="0" w:color="000000"/>
            </w:tcBorders>
          </w:tcPr>
          <w:p w14:paraId="6C1A1133" w14:textId="77777777" w:rsidR="00141DFB" w:rsidRDefault="00141DFB">
            <w:pPr>
              <w:pStyle w:val="normal1"/>
              <w:spacing w:line="240" w:lineRule="auto"/>
              <w:jc w:val="center"/>
            </w:pPr>
          </w:p>
        </w:tc>
        <w:tc>
          <w:tcPr>
            <w:tcW w:w="720" w:type="dxa"/>
            <w:tcBorders>
              <w:top w:val="single" w:sz="4" w:space="0" w:color="000000"/>
              <w:left w:val="single" w:sz="4" w:space="0" w:color="000000"/>
              <w:bottom w:val="single" w:sz="4" w:space="0" w:color="000000"/>
              <w:right w:val="single" w:sz="4" w:space="0" w:color="000000"/>
            </w:tcBorders>
          </w:tcPr>
          <w:p w14:paraId="6C1A1134" w14:textId="77777777" w:rsidR="00141DFB" w:rsidRDefault="00141DFB">
            <w:pPr>
              <w:pStyle w:val="normal1"/>
              <w:spacing w:line="240" w:lineRule="auto"/>
              <w:jc w:val="center"/>
            </w:pPr>
          </w:p>
        </w:tc>
        <w:tc>
          <w:tcPr>
            <w:tcW w:w="2789" w:type="dxa"/>
            <w:tcBorders>
              <w:top w:val="single" w:sz="4" w:space="0" w:color="000000"/>
              <w:left w:val="single" w:sz="4" w:space="0" w:color="000000"/>
              <w:bottom w:val="single" w:sz="4" w:space="0" w:color="000000"/>
              <w:right w:val="single" w:sz="4" w:space="0" w:color="000000"/>
            </w:tcBorders>
          </w:tcPr>
          <w:p w14:paraId="6C1A1135" w14:textId="77777777" w:rsidR="00141DFB" w:rsidRDefault="00141DFB">
            <w:pPr>
              <w:pStyle w:val="normal1"/>
              <w:spacing w:line="240" w:lineRule="auto"/>
              <w:jc w:val="center"/>
            </w:pPr>
          </w:p>
        </w:tc>
      </w:tr>
    </w:tbl>
    <w:p w14:paraId="6C1A1137" w14:textId="77777777" w:rsidR="00141DFB" w:rsidRDefault="00141DFB">
      <w:pPr>
        <w:pStyle w:val="normal1"/>
        <w:spacing w:before="0" w:after="200" w:line="240" w:lineRule="auto"/>
        <w:rPr>
          <w:rFonts w:ascii="Cambria" w:eastAsia="Cambria" w:hAnsi="Cambria" w:cs="Cambria"/>
          <w:color w:val="000000"/>
        </w:rPr>
      </w:pPr>
    </w:p>
    <w:p w14:paraId="6C1A1138" w14:textId="77777777" w:rsidR="00141DFB" w:rsidRDefault="00A53DE9">
      <w:pPr>
        <w:pStyle w:val="Heading3"/>
      </w:pPr>
      <w:bookmarkStart w:id="23" w:name="_heading=h.ny9we6c99p0o"/>
      <w:bookmarkEnd w:id="23"/>
      <w:r>
        <w:t>5.2.1</w:t>
      </w:r>
      <w:r>
        <w:tab/>
        <w:t>ADSL – Subject Level Analysis Dataset</w:t>
      </w:r>
    </w:p>
    <w:p w14:paraId="6C1A1139" w14:textId="77777777" w:rsidR="00141DFB" w:rsidRDefault="00A53DE9">
      <w:pPr>
        <w:pStyle w:val="normal1"/>
        <w:spacing w:after="120"/>
        <w:rPr>
          <w:rFonts w:eastAsia="Times New Roman" w:cs="Times New Roman"/>
          <w:color w:val="000000"/>
        </w:rPr>
      </w:pPr>
      <w:r>
        <w:rPr>
          <w:rFonts w:eastAsia="Times New Roman" w:cs="Times New Roman"/>
          <w:color w:val="000000"/>
        </w:rPr>
        <w:t>(insert your text here)</w:t>
      </w:r>
    </w:p>
    <w:p w14:paraId="6C1A113A" w14:textId="77777777" w:rsidR="00141DFB" w:rsidRDefault="00A53DE9">
      <w:pPr>
        <w:pStyle w:val="normal1"/>
        <w:spacing w:after="120"/>
        <w:rPr>
          <w:rFonts w:eastAsia="Times New Roman" w:cs="Times New Roman"/>
          <w:color w:val="000000"/>
        </w:rPr>
      </w:pPr>
      <w:r>
        <w:rPr>
          <w:rFonts w:eastAsia="Times New Roman" w:cs="Times New Roman"/>
          <w:color w:val="000000"/>
        </w:rPr>
        <w:t>(insert date imputation rules if applicable)</w:t>
      </w:r>
    </w:p>
    <w:p w14:paraId="6C1A113B" w14:textId="77777777" w:rsidR="00141DFB" w:rsidRDefault="00A53DE9">
      <w:pPr>
        <w:pStyle w:val="Heading3"/>
        <w:rPr>
          <w:color w:val="FF0000"/>
        </w:rPr>
      </w:pPr>
      <w:bookmarkStart w:id="24" w:name="_heading=h.hqaiywhp9id9"/>
      <w:bookmarkEnd w:id="24"/>
      <w:r>
        <w:rPr>
          <w:color w:val="FF0000"/>
        </w:rPr>
        <w:lastRenderedPageBreak/>
        <w:t>5.2.2</w:t>
      </w:r>
      <w:r>
        <w:rPr>
          <w:color w:val="FF0000"/>
        </w:rPr>
        <w:tab/>
        <w:t>ADICE – Intercurrent Events Analysis Dataset would be adjusted if more than one dataset is used or if name is different]</w:t>
      </w:r>
    </w:p>
    <w:p w14:paraId="6C1A113C" w14:textId="77777777" w:rsidR="00141DFB" w:rsidRDefault="00A53DE9">
      <w:pPr>
        <w:pStyle w:val="normal1"/>
        <w:spacing w:after="120"/>
        <w:rPr>
          <w:rFonts w:eastAsia="Times New Roman" w:cs="Times New Roman"/>
          <w:color w:val="FF0000"/>
        </w:rPr>
      </w:pPr>
      <w:r>
        <w:rPr>
          <w:rFonts w:eastAsia="Times New Roman" w:cs="Times New Roman"/>
          <w:color w:val="FF0000"/>
        </w:rPr>
        <w:t>(insert your text here)</w:t>
      </w:r>
    </w:p>
    <w:p w14:paraId="6C1A113D" w14:textId="77777777" w:rsidR="00141DFB" w:rsidRDefault="00A53DE9">
      <w:pPr>
        <w:pStyle w:val="normal1"/>
        <w:spacing w:after="120"/>
        <w:rPr>
          <w:rFonts w:eastAsia="Times New Roman" w:cs="Times New Roman"/>
          <w:color w:val="FF0000"/>
        </w:rPr>
      </w:pPr>
      <w:r>
        <w:rPr>
          <w:rFonts w:eastAsia="Times New Roman" w:cs="Times New Roman"/>
          <w:color w:val="FF0000"/>
        </w:rPr>
        <w:t>(insert date imputation rules if applicable)</w:t>
      </w:r>
    </w:p>
    <w:p w14:paraId="6C1A113E" w14:textId="77777777" w:rsidR="00141DFB" w:rsidRDefault="00A53DE9">
      <w:pPr>
        <w:pStyle w:val="Heading3"/>
      </w:pPr>
      <w:bookmarkStart w:id="25" w:name="_heading=h.21blnmtsjglf"/>
      <w:bookmarkEnd w:id="25"/>
      <w:r>
        <w:t>5.2.x</w:t>
      </w:r>
      <w:r>
        <w:tab/>
        <w:t>Dataset – Dataset Label</w:t>
      </w:r>
    </w:p>
    <w:p w14:paraId="6C1A113F" w14:textId="77777777" w:rsidR="00141DFB" w:rsidRDefault="00A53DE9">
      <w:pPr>
        <w:pStyle w:val="normal1"/>
        <w:spacing w:after="120"/>
        <w:rPr>
          <w:rFonts w:eastAsia="Times New Roman" w:cs="Times New Roman"/>
          <w:color w:val="000000"/>
        </w:rPr>
      </w:pPr>
      <w:r>
        <w:rPr>
          <w:rFonts w:eastAsia="Times New Roman" w:cs="Times New Roman"/>
          <w:color w:val="000000"/>
        </w:rPr>
        <w:t>(A new section is required for each dataset that is hyperlinked in the inventory table.  This section should be copied to create a new section for each dataset.  The text in the section header above must be edited to match the dataset name and label.</w:t>
      </w:r>
    </w:p>
    <w:p w14:paraId="6C1A1140" w14:textId="77777777" w:rsidR="00141DFB" w:rsidRDefault="00A53DE9">
      <w:pPr>
        <w:pStyle w:val="normal1"/>
        <w:spacing w:after="120"/>
        <w:rPr>
          <w:rFonts w:eastAsia="Times New Roman" w:cs="Times New Roman"/>
          <w:color w:val="000000"/>
        </w:rPr>
      </w:pPr>
      <w:r>
        <w:rPr>
          <w:rFonts w:eastAsia="Times New Roman" w:cs="Times New Roman"/>
          <w:b/>
          <w:color w:val="FF0000"/>
        </w:rPr>
        <w:t>(Note that the header numbering in this section is NOT automatic.  The header number for each dataset must be manually edited.</w:t>
      </w:r>
      <w:r>
        <w:rPr>
          <w:rFonts w:eastAsia="Times New Roman" w:cs="Times New Roman"/>
          <w:color w:val="FF0000"/>
        </w:rPr>
        <w:t>)</w:t>
      </w:r>
      <w:r>
        <w:rPr>
          <w:rFonts w:eastAsia="Times New Roman" w:cs="Times New Roman"/>
          <w:color w:val="000000"/>
        </w:rPr>
        <w:t xml:space="preserve">  </w:t>
      </w:r>
    </w:p>
    <w:p w14:paraId="6C1A1141" w14:textId="77777777" w:rsidR="00141DFB" w:rsidRDefault="00A53DE9">
      <w:pPr>
        <w:pStyle w:val="Heading1"/>
        <w:keepNext w:val="0"/>
        <w:keepLines w:val="0"/>
        <w:widowControl w:val="0"/>
        <w:numPr>
          <w:ilvl w:val="0"/>
          <w:numId w:val="11"/>
        </w:numPr>
        <w:ind w:left="446" w:hanging="446"/>
      </w:pPr>
      <w:bookmarkStart w:id="26" w:name="_heading=h.61nxtto9ya6s"/>
      <w:bookmarkEnd w:id="26"/>
      <w:r>
        <w:t>Data Conformance Summary</w:t>
      </w:r>
    </w:p>
    <w:p w14:paraId="6C1A1142" w14:textId="77777777" w:rsidR="00141DFB" w:rsidRDefault="00A53DE9">
      <w:pPr>
        <w:pStyle w:val="Heading2"/>
        <w:numPr>
          <w:ilvl w:val="1"/>
          <w:numId w:val="6"/>
        </w:numPr>
      </w:pPr>
      <w:bookmarkStart w:id="27" w:name="_heading=h.6samcv85iher"/>
      <w:bookmarkEnd w:id="27"/>
      <w:r>
        <w:t>Conformance Inputs</w:t>
      </w:r>
    </w:p>
    <w:p w14:paraId="6C1A1143" w14:textId="77777777" w:rsidR="00141DFB" w:rsidRDefault="00A53DE9">
      <w:pPr>
        <w:pStyle w:val="normal1"/>
        <w:widowControl w:val="0"/>
        <w:spacing w:line="240" w:lineRule="auto"/>
        <w:ind w:left="360"/>
      </w:pPr>
      <w:bookmarkStart w:id="28" w:name="_heading=h.l851u3i0f0mz"/>
      <w:bookmarkEnd w:id="28"/>
      <w:r>
        <w:t>Specify the software name and version for the analysis datasets</w:t>
      </w:r>
    </w:p>
    <w:p w14:paraId="6C1A1144" w14:textId="77777777" w:rsidR="00141DFB" w:rsidRDefault="00A53DE9">
      <w:pPr>
        <w:pStyle w:val="normal1"/>
        <w:widowControl w:val="0"/>
        <w:spacing w:line="240" w:lineRule="auto"/>
        <w:ind w:left="360"/>
      </w:pPr>
      <w:r>
        <w:tab/>
        <w:t>(Text here)</w:t>
      </w:r>
    </w:p>
    <w:p w14:paraId="6C1A1145" w14:textId="77777777" w:rsidR="00141DFB" w:rsidRDefault="00A53DE9">
      <w:pPr>
        <w:pStyle w:val="normal1"/>
        <w:widowControl w:val="0"/>
        <w:spacing w:line="240" w:lineRule="auto"/>
        <w:ind w:left="360"/>
      </w:pPr>
      <w:r>
        <w:t xml:space="preserve">Specify the version of the validation rules (i.e. CDISC, FDA) for the analysis datasets </w:t>
      </w:r>
    </w:p>
    <w:p w14:paraId="6C1A1146" w14:textId="77777777" w:rsidR="00141DFB" w:rsidRDefault="00A53DE9">
      <w:pPr>
        <w:pStyle w:val="normal1"/>
        <w:widowControl w:val="0"/>
        <w:spacing w:line="240" w:lineRule="auto"/>
        <w:ind w:left="360"/>
      </w:pPr>
      <w:r>
        <w:tab/>
        <w:t>(Text here)</w:t>
      </w:r>
      <w:r>
        <w:tab/>
      </w:r>
    </w:p>
    <w:p w14:paraId="6C1A1147" w14:textId="77777777" w:rsidR="00141DFB" w:rsidRDefault="00A53DE9">
      <w:pPr>
        <w:pStyle w:val="normal1"/>
        <w:widowControl w:val="0"/>
        <w:spacing w:line="240" w:lineRule="auto"/>
        <w:ind w:left="360"/>
      </w:pPr>
      <w:r>
        <w:t>Specify the software name and version for the define.xml</w:t>
      </w:r>
    </w:p>
    <w:p w14:paraId="6C1A1148" w14:textId="77777777" w:rsidR="00141DFB" w:rsidRDefault="00A53DE9">
      <w:pPr>
        <w:pStyle w:val="normal1"/>
        <w:widowControl w:val="0"/>
        <w:spacing w:line="240" w:lineRule="auto"/>
        <w:ind w:left="720"/>
      </w:pPr>
      <w:r>
        <w:t>(Text here)</w:t>
      </w:r>
    </w:p>
    <w:p w14:paraId="6C1A1149" w14:textId="77777777" w:rsidR="00141DFB" w:rsidRDefault="00A53DE9">
      <w:pPr>
        <w:pStyle w:val="normal1"/>
        <w:widowControl w:val="0"/>
        <w:spacing w:line="240" w:lineRule="auto"/>
        <w:ind w:left="360"/>
      </w:pPr>
      <w:r>
        <w:t>Specify the version of the validation rules (i.e. CDISC, FDA) for the define.xml</w:t>
      </w:r>
    </w:p>
    <w:p w14:paraId="6C1A114A" w14:textId="77777777" w:rsidR="00141DFB" w:rsidRDefault="00A53DE9">
      <w:pPr>
        <w:pStyle w:val="normal1"/>
        <w:widowControl w:val="0"/>
        <w:spacing w:line="240" w:lineRule="auto"/>
        <w:ind w:left="360"/>
      </w:pPr>
      <w:r>
        <w:tab/>
        <w:t>(Text here)</w:t>
      </w:r>
    </w:p>
    <w:p w14:paraId="6C1A114B" w14:textId="77777777" w:rsidR="00141DFB" w:rsidRDefault="00A53DE9">
      <w:pPr>
        <w:pStyle w:val="normal1"/>
        <w:keepNext/>
        <w:widowControl w:val="0"/>
        <w:spacing w:line="240" w:lineRule="auto"/>
        <w:ind w:left="360"/>
      </w:pPr>
      <w:r>
        <w:t>Provide any additional compliance evaluation information:</w:t>
      </w:r>
    </w:p>
    <w:p w14:paraId="6C1A114C" w14:textId="77777777" w:rsidR="00141DFB" w:rsidRDefault="00A53DE9">
      <w:pPr>
        <w:pStyle w:val="normal1"/>
        <w:widowControl w:val="0"/>
        <w:spacing w:after="120"/>
        <w:ind w:left="360"/>
        <w:rPr>
          <w:rFonts w:eastAsia="Times New Roman" w:cs="Times New Roman"/>
          <w:color w:val="000000"/>
        </w:rPr>
      </w:pPr>
      <w:r>
        <w:rPr>
          <w:rFonts w:eastAsia="Times New Roman" w:cs="Times New Roman"/>
          <w:color w:val="000000"/>
        </w:rPr>
        <w:t>(Text here)</w:t>
      </w:r>
      <w:r>
        <w:rPr>
          <w:rFonts w:eastAsia="Times New Roman" w:cs="Times New Roman"/>
          <w:color w:val="000000"/>
        </w:rPr>
        <w:tab/>
      </w:r>
      <w:r>
        <w:rPr>
          <w:rFonts w:eastAsia="Times New Roman" w:cs="Times New Roman"/>
          <w:color w:val="000000"/>
        </w:rPr>
        <w:tab/>
      </w:r>
    </w:p>
    <w:p w14:paraId="6C1A114D" w14:textId="77777777" w:rsidR="00141DFB" w:rsidRDefault="00A53DE9">
      <w:pPr>
        <w:pStyle w:val="Heading2"/>
        <w:numPr>
          <w:ilvl w:val="1"/>
          <w:numId w:val="6"/>
        </w:numPr>
      </w:pPr>
      <w:bookmarkStart w:id="29" w:name="_heading=h.pjd63nkldrpx"/>
      <w:bookmarkEnd w:id="29"/>
      <w:r>
        <w:t>Issues Summary</w:t>
      </w:r>
    </w:p>
    <w:p w14:paraId="6C1A114E" w14:textId="77777777" w:rsidR="00141DFB" w:rsidRDefault="00A53DE9">
      <w:pPr>
        <w:pStyle w:val="normal1"/>
        <w:spacing w:after="120"/>
        <w:rPr>
          <w:rFonts w:eastAsia="Times New Roman" w:cs="Times New Roman"/>
          <w:color w:val="000000"/>
        </w:rPr>
      </w:pPr>
      <w:r>
        <w:rPr>
          <w:rFonts w:eastAsia="Times New Roman" w:cs="Times New Roman"/>
          <w:color w:val="000000"/>
        </w:rPr>
        <w:t>(insert your text here and/or use following table)</w:t>
      </w:r>
    </w:p>
    <w:p w14:paraId="6C1A114F" w14:textId="77777777" w:rsidR="00141DFB" w:rsidRDefault="00141DFB">
      <w:pPr>
        <w:pStyle w:val="normal1"/>
      </w:pPr>
    </w:p>
    <w:tbl>
      <w:tblPr>
        <w:tblW w:w="9062" w:type="dxa"/>
        <w:tblInd w:w="288" w:type="dxa"/>
        <w:tblLayout w:type="fixed"/>
        <w:tblLook w:val="0000" w:firstRow="0" w:lastRow="0" w:firstColumn="0" w:lastColumn="0" w:noHBand="0" w:noVBand="0"/>
      </w:tblPr>
      <w:tblGrid>
        <w:gridCol w:w="1007"/>
        <w:gridCol w:w="3031"/>
        <w:gridCol w:w="1189"/>
        <w:gridCol w:w="981"/>
        <w:gridCol w:w="2854"/>
      </w:tblGrid>
      <w:tr w:rsidR="00141DFB" w14:paraId="6C1A1155" w14:textId="77777777">
        <w:trPr>
          <w:trHeight w:val="536"/>
          <w:tblHeader/>
        </w:trPr>
        <w:tc>
          <w:tcPr>
            <w:tcW w:w="1007"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150" w14:textId="77777777" w:rsidR="00141DFB" w:rsidRDefault="00A53DE9">
            <w:pPr>
              <w:pStyle w:val="normal1"/>
              <w:spacing w:before="288" w:line="240" w:lineRule="auto"/>
              <w:rPr>
                <w:b/>
              </w:rPr>
            </w:pPr>
            <w:r>
              <w:rPr>
                <w:b/>
              </w:rPr>
              <w:t>Dataset</w:t>
            </w:r>
          </w:p>
        </w:tc>
        <w:tc>
          <w:tcPr>
            <w:tcW w:w="3031"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151" w14:textId="77777777" w:rsidR="00141DFB" w:rsidRDefault="00A53DE9">
            <w:pPr>
              <w:pStyle w:val="normal1"/>
              <w:spacing w:before="288" w:line="240" w:lineRule="auto"/>
              <w:rPr>
                <w:b/>
              </w:rPr>
            </w:pPr>
            <w:r>
              <w:rPr>
                <w:b/>
              </w:rPr>
              <w:t>Diagnostic Message</w:t>
            </w:r>
          </w:p>
        </w:tc>
        <w:tc>
          <w:tcPr>
            <w:tcW w:w="1189"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152" w14:textId="77777777" w:rsidR="00141DFB" w:rsidRDefault="00A53DE9">
            <w:pPr>
              <w:pStyle w:val="normal1"/>
              <w:spacing w:before="288" w:line="240" w:lineRule="auto"/>
              <w:rPr>
                <w:b/>
              </w:rPr>
            </w:pPr>
            <w:r>
              <w:rPr>
                <w:b/>
                <w:color w:val="FF0000"/>
              </w:rPr>
              <w:t>Rule ID</w:t>
            </w:r>
          </w:p>
        </w:tc>
        <w:tc>
          <w:tcPr>
            <w:tcW w:w="981"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153" w14:textId="77777777" w:rsidR="00141DFB" w:rsidRDefault="00A53DE9">
            <w:pPr>
              <w:pStyle w:val="normal1"/>
              <w:spacing w:before="0" w:line="240" w:lineRule="auto"/>
              <w:rPr>
                <w:b/>
              </w:rPr>
            </w:pPr>
            <w:r>
              <w:rPr>
                <w:b/>
              </w:rPr>
              <w:t>Count</w:t>
            </w:r>
          </w:p>
        </w:tc>
        <w:tc>
          <w:tcPr>
            <w:tcW w:w="2854"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154" w14:textId="77777777" w:rsidR="00141DFB" w:rsidRDefault="00A53DE9">
            <w:pPr>
              <w:pStyle w:val="normal1"/>
              <w:spacing w:before="288" w:line="240" w:lineRule="auto"/>
              <w:rPr>
                <w:b/>
              </w:rPr>
            </w:pPr>
            <w:r>
              <w:rPr>
                <w:b/>
              </w:rPr>
              <w:t>Explanation</w:t>
            </w:r>
          </w:p>
        </w:tc>
      </w:tr>
      <w:tr w:rsidR="00141DFB" w14:paraId="6C1A115B" w14:textId="77777777">
        <w:trPr>
          <w:trHeight w:val="357"/>
        </w:trPr>
        <w:tc>
          <w:tcPr>
            <w:tcW w:w="1007" w:type="dxa"/>
            <w:tcBorders>
              <w:top w:val="single" w:sz="4" w:space="0" w:color="000000"/>
              <w:left w:val="single" w:sz="4" w:space="0" w:color="000000"/>
              <w:bottom w:val="single" w:sz="4" w:space="0" w:color="000000"/>
              <w:right w:val="single" w:sz="4" w:space="0" w:color="000000"/>
            </w:tcBorders>
          </w:tcPr>
          <w:p w14:paraId="6C1A1156" w14:textId="77777777" w:rsidR="00141DFB" w:rsidRDefault="00141DFB">
            <w:pPr>
              <w:pStyle w:val="normal1"/>
              <w:spacing w:line="240" w:lineRule="auto"/>
            </w:pPr>
          </w:p>
        </w:tc>
        <w:tc>
          <w:tcPr>
            <w:tcW w:w="3031" w:type="dxa"/>
            <w:tcBorders>
              <w:top w:val="single" w:sz="4" w:space="0" w:color="000000"/>
              <w:left w:val="single" w:sz="4" w:space="0" w:color="000000"/>
              <w:bottom w:val="single" w:sz="4" w:space="0" w:color="000000"/>
              <w:right w:val="single" w:sz="4" w:space="0" w:color="000000"/>
            </w:tcBorders>
          </w:tcPr>
          <w:p w14:paraId="6C1A1157" w14:textId="77777777" w:rsidR="00141DFB" w:rsidRDefault="00141DFB">
            <w:pPr>
              <w:pStyle w:val="normal1"/>
              <w:spacing w:line="240" w:lineRule="auto"/>
            </w:pPr>
          </w:p>
        </w:tc>
        <w:tc>
          <w:tcPr>
            <w:tcW w:w="1189" w:type="dxa"/>
            <w:tcBorders>
              <w:top w:val="single" w:sz="4" w:space="0" w:color="000000"/>
              <w:left w:val="single" w:sz="4" w:space="0" w:color="000000"/>
              <w:bottom w:val="single" w:sz="4" w:space="0" w:color="000000"/>
              <w:right w:val="single" w:sz="4" w:space="0" w:color="000000"/>
            </w:tcBorders>
          </w:tcPr>
          <w:p w14:paraId="6C1A1158" w14:textId="77777777" w:rsidR="00141DFB" w:rsidRDefault="00141DFB">
            <w:pPr>
              <w:pStyle w:val="normal1"/>
              <w:spacing w:line="240" w:lineRule="auto"/>
            </w:pPr>
          </w:p>
        </w:tc>
        <w:tc>
          <w:tcPr>
            <w:tcW w:w="981" w:type="dxa"/>
            <w:tcBorders>
              <w:top w:val="single" w:sz="4" w:space="0" w:color="000000"/>
              <w:left w:val="single" w:sz="4" w:space="0" w:color="000000"/>
              <w:bottom w:val="single" w:sz="4" w:space="0" w:color="000000"/>
              <w:right w:val="single" w:sz="4" w:space="0" w:color="000000"/>
            </w:tcBorders>
          </w:tcPr>
          <w:p w14:paraId="6C1A1159" w14:textId="77777777" w:rsidR="00141DFB" w:rsidRDefault="00141DFB">
            <w:pPr>
              <w:pStyle w:val="normal1"/>
              <w:spacing w:line="240" w:lineRule="auto"/>
            </w:pPr>
          </w:p>
        </w:tc>
        <w:tc>
          <w:tcPr>
            <w:tcW w:w="2854" w:type="dxa"/>
            <w:tcBorders>
              <w:top w:val="single" w:sz="4" w:space="0" w:color="000000"/>
              <w:left w:val="single" w:sz="4" w:space="0" w:color="000000"/>
              <w:bottom w:val="single" w:sz="4" w:space="0" w:color="000000"/>
              <w:right w:val="single" w:sz="4" w:space="0" w:color="000000"/>
            </w:tcBorders>
          </w:tcPr>
          <w:p w14:paraId="6C1A115A" w14:textId="77777777" w:rsidR="00141DFB" w:rsidRDefault="00141DFB">
            <w:pPr>
              <w:pStyle w:val="normal1"/>
              <w:spacing w:line="240" w:lineRule="auto"/>
            </w:pPr>
          </w:p>
        </w:tc>
      </w:tr>
      <w:tr w:rsidR="00141DFB" w14:paraId="6C1A1161" w14:textId="77777777">
        <w:trPr>
          <w:trHeight w:val="372"/>
        </w:trPr>
        <w:tc>
          <w:tcPr>
            <w:tcW w:w="1007" w:type="dxa"/>
            <w:tcBorders>
              <w:top w:val="single" w:sz="4" w:space="0" w:color="000000"/>
              <w:left w:val="single" w:sz="4" w:space="0" w:color="000000"/>
              <w:bottom w:val="single" w:sz="4" w:space="0" w:color="000000"/>
              <w:right w:val="single" w:sz="4" w:space="0" w:color="000000"/>
            </w:tcBorders>
          </w:tcPr>
          <w:p w14:paraId="6C1A115C" w14:textId="77777777" w:rsidR="00141DFB" w:rsidRDefault="00141DFB">
            <w:pPr>
              <w:pStyle w:val="normal1"/>
              <w:spacing w:line="240" w:lineRule="auto"/>
            </w:pPr>
          </w:p>
        </w:tc>
        <w:tc>
          <w:tcPr>
            <w:tcW w:w="3031" w:type="dxa"/>
            <w:tcBorders>
              <w:top w:val="single" w:sz="4" w:space="0" w:color="000000"/>
              <w:left w:val="single" w:sz="4" w:space="0" w:color="000000"/>
              <w:bottom w:val="single" w:sz="4" w:space="0" w:color="000000"/>
              <w:right w:val="single" w:sz="4" w:space="0" w:color="000000"/>
            </w:tcBorders>
          </w:tcPr>
          <w:p w14:paraId="6C1A115D" w14:textId="77777777" w:rsidR="00141DFB" w:rsidRDefault="00141DFB">
            <w:pPr>
              <w:pStyle w:val="normal1"/>
              <w:spacing w:line="240" w:lineRule="auto"/>
            </w:pPr>
          </w:p>
        </w:tc>
        <w:tc>
          <w:tcPr>
            <w:tcW w:w="1189" w:type="dxa"/>
            <w:tcBorders>
              <w:top w:val="single" w:sz="4" w:space="0" w:color="000000"/>
              <w:left w:val="single" w:sz="4" w:space="0" w:color="000000"/>
              <w:bottom w:val="single" w:sz="4" w:space="0" w:color="000000"/>
              <w:right w:val="single" w:sz="4" w:space="0" w:color="000000"/>
            </w:tcBorders>
          </w:tcPr>
          <w:p w14:paraId="6C1A115E" w14:textId="77777777" w:rsidR="00141DFB" w:rsidRDefault="00141DFB">
            <w:pPr>
              <w:pStyle w:val="normal1"/>
              <w:spacing w:line="240" w:lineRule="auto"/>
            </w:pPr>
          </w:p>
        </w:tc>
        <w:tc>
          <w:tcPr>
            <w:tcW w:w="981" w:type="dxa"/>
            <w:tcBorders>
              <w:top w:val="single" w:sz="4" w:space="0" w:color="000000"/>
              <w:left w:val="single" w:sz="4" w:space="0" w:color="000000"/>
              <w:bottom w:val="single" w:sz="4" w:space="0" w:color="000000"/>
              <w:right w:val="single" w:sz="4" w:space="0" w:color="000000"/>
            </w:tcBorders>
          </w:tcPr>
          <w:p w14:paraId="6C1A115F" w14:textId="77777777" w:rsidR="00141DFB" w:rsidRDefault="00141DFB">
            <w:pPr>
              <w:pStyle w:val="normal1"/>
              <w:spacing w:line="240" w:lineRule="auto"/>
            </w:pPr>
          </w:p>
        </w:tc>
        <w:tc>
          <w:tcPr>
            <w:tcW w:w="2854" w:type="dxa"/>
            <w:tcBorders>
              <w:top w:val="single" w:sz="4" w:space="0" w:color="000000"/>
              <w:left w:val="single" w:sz="4" w:space="0" w:color="000000"/>
              <w:bottom w:val="single" w:sz="4" w:space="0" w:color="000000"/>
              <w:right w:val="single" w:sz="4" w:space="0" w:color="000000"/>
            </w:tcBorders>
          </w:tcPr>
          <w:p w14:paraId="6C1A1160" w14:textId="77777777" w:rsidR="00141DFB" w:rsidRDefault="00141DFB">
            <w:pPr>
              <w:pStyle w:val="normal1"/>
              <w:spacing w:line="240" w:lineRule="auto"/>
            </w:pPr>
          </w:p>
        </w:tc>
      </w:tr>
      <w:tr w:rsidR="00141DFB" w14:paraId="6C1A1167" w14:textId="77777777">
        <w:trPr>
          <w:trHeight w:val="372"/>
        </w:trPr>
        <w:tc>
          <w:tcPr>
            <w:tcW w:w="1007" w:type="dxa"/>
            <w:tcBorders>
              <w:top w:val="single" w:sz="4" w:space="0" w:color="000000"/>
              <w:left w:val="single" w:sz="4" w:space="0" w:color="000000"/>
              <w:bottom w:val="single" w:sz="4" w:space="0" w:color="000000"/>
              <w:right w:val="single" w:sz="4" w:space="0" w:color="000000"/>
            </w:tcBorders>
          </w:tcPr>
          <w:p w14:paraId="6C1A1162" w14:textId="77777777" w:rsidR="00141DFB" w:rsidRDefault="00141DFB">
            <w:pPr>
              <w:pStyle w:val="normal1"/>
              <w:spacing w:line="240" w:lineRule="auto"/>
            </w:pPr>
          </w:p>
        </w:tc>
        <w:tc>
          <w:tcPr>
            <w:tcW w:w="3031" w:type="dxa"/>
            <w:tcBorders>
              <w:top w:val="single" w:sz="4" w:space="0" w:color="000000"/>
              <w:left w:val="single" w:sz="4" w:space="0" w:color="000000"/>
              <w:bottom w:val="single" w:sz="4" w:space="0" w:color="000000"/>
              <w:right w:val="single" w:sz="4" w:space="0" w:color="000000"/>
            </w:tcBorders>
          </w:tcPr>
          <w:p w14:paraId="6C1A1163" w14:textId="77777777" w:rsidR="00141DFB" w:rsidRDefault="00141DFB">
            <w:pPr>
              <w:pStyle w:val="normal1"/>
              <w:spacing w:line="240" w:lineRule="auto"/>
            </w:pPr>
          </w:p>
        </w:tc>
        <w:tc>
          <w:tcPr>
            <w:tcW w:w="1189" w:type="dxa"/>
            <w:tcBorders>
              <w:top w:val="single" w:sz="4" w:space="0" w:color="000000"/>
              <w:left w:val="single" w:sz="4" w:space="0" w:color="000000"/>
              <w:bottom w:val="single" w:sz="4" w:space="0" w:color="000000"/>
              <w:right w:val="single" w:sz="4" w:space="0" w:color="000000"/>
            </w:tcBorders>
          </w:tcPr>
          <w:p w14:paraId="6C1A1164" w14:textId="77777777" w:rsidR="00141DFB" w:rsidRDefault="00141DFB">
            <w:pPr>
              <w:pStyle w:val="normal1"/>
              <w:spacing w:line="240" w:lineRule="auto"/>
            </w:pPr>
          </w:p>
        </w:tc>
        <w:tc>
          <w:tcPr>
            <w:tcW w:w="981" w:type="dxa"/>
            <w:tcBorders>
              <w:top w:val="single" w:sz="4" w:space="0" w:color="000000"/>
              <w:left w:val="single" w:sz="4" w:space="0" w:color="000000"/>
              <w:bottom w:val="single" w:sz="4" w:space="0" w:color="000000"/>
              <w:right w:val="single" w:sz="4" w:space="0" w:color="000000"/>
            </w:tcBorders>
          </w:tcPr>
          <w:p w14:paraId="6C1A1165" w14:textId="77777777" w:rsidR="00141DFB" w:rsidRDefault="00141DFB">
            <w:pPr>
              <w:pStyle w:val="normal1"/>
              <w:spacing w:line="240" w:lineRule="auto"/>
            </w:pPr>
          </w:p>
        </w:tc>
        <w:tc>
          <w:tcPr>
            <w:tcW w:w="2854" w:type="dxa"/>
            <w:tcBorders>
              <w:top w:val="single" w:sz="4" w:space="0" w:color="000000"/>
              <w:left w:val="single" w:sz="4" w:space="0" w:color="000000"/>
              <w:bottom w:val="single" w:sz="4" w:space="0" w:color="000000"/>
              <w:right w:val="single" w:sz="4" w:space="0" w:color="000000"/>
            </w:tcBorders>
          </w:tcPr>
          <w:p w14:paraId="6C1A1166" w14:textId="77777777" w:rsidR="00141DFB" w:rsidRDefault="00141DFB">
            <w:pPr>
              <w:pStyle w:val="normal1"/>
              <w:spacing w:line="240" w:lineRule="auto"/>
            </w:pPr>
          </w:p>
        </w:tc>
      </w:tr>
      <w:tr w:rsidR="00141DFB" w14:paraId="6C1A116D" w14:textId="77777777">
        <w:trPr>
          <w:trHeight w:val="372"/>
        </w:trPr>
        <w:tc>
          <w:tcPr>
            <w:tcW w:w="1007" w:type="dxa"/>
            <w:tcBorders>
              <w:top w:val="single" w:sz="4" w:space="0" w:color="000000"/>
              <w:left w:val="single" w:sz="4" w:space="0" w:color="000000"/>
              <w:bottom w:val="single" w:sz="4" w:space="0" w:color="000000"/>
              <w:right w:val="single" w:sz="4" w:space="0" w:color="000000"/>
            </w:tcBorders>
          </w:tcPr>
          <w:p w14:paraId="6C1A1168" w14:textId="77777777" w:rsidR="00141DFB" w:rsidRDefault="00141DFB">
            <w:pPr>
              <w:pStyle w:val="normal1"/>
              <w:spacing w:line="240" w:lineRule="auto"/>
            </w:pPr>
          </w:p>
        </w:tc>
        <w:tc>
          <w:tcPr>
            <w:tcW w:w="3031" w:type="dxa"/>
            <w:tcBorders>
              <w:top w:val="single" w:sz="4" w:space="0" w:color="000000"/>
              <w:left w:val="single" w:sz="4" w:space="0" w:color="000000"/>
              <w:bottom w:val="single" w:sz="4" w:space="0" w:color="000000"/>
              <w:right w:val="single" w:sz="4" w:space="0" w:color="000000"/>
            </w:tcBorders>
          </w:tcPr>
          <w:p w14:paraId="6C1A1169" w14:textId="77777777" w:rsidR="00141DFB" w:rsidRDefault="00141DFB">
            <w:pPr>
              <w:pStyle w:val="normal1"/>
              <w:spacing w:line="240" w:lineRule="auto"/>
            </w:pPr>
          </w:p>
        </w:tc>
        <w:tc>
          <w:tcPr>
            <w:tcW w:w="1189" w:type="dxa"/>
            <w:tcBorders>
              <w:top w:val="single" w:sz="4" w:space="0" w:color="000000"/>
              <w:left w:val="single" w:sz="4" w:space="0" w:color="000000"/>
              <w:bottom w:val="single" w:sz="4" w:space="0" w:color="000000"/>
              <w:right w:val="single" w:sz="4" w:space="0" w:color="000000"/>
            </w:tcBorders>
          </w:tcPr>
          <w:p w14:paraId="6C1A116A" w14:textId="77777777" w:rsidR="00141DFB" w:rsidRDefault="00141DFB">
            <w:pPr>
              <w:pStyle w:val="normal1"/>
              <w:spacing w:line="240" w:lineRule="auto"/>
            </w:pPr>
          </w:p>
        </w:tc>
        <w:tc>
          <w:tcPr>
            <w:tcW w:w="981" w:type="dxa"/>
            <w:tcBorders>
              <w:top w:val="single" w:sz="4" w:space="0" w:color="000000"/>
              <w:left w:val="single" w:sz="4" w:space="0" w:color="000000"/>
              <w:bottom w:val="single" w:sz="4" w:space="0" w:color="000000"/>
              <w:right w:val="single" w:sz="4" w:space="0" w:color="000000"/>
            </w:tcBorders>
          </w:tcPr>
          <w:p w14:paraId="6C1A116B" w14:textId="77777777" w:rsidR="00141DFB" w:rsidRDefault="00141DFB">
            <w:pPr>
              <w:pStyle w:val="normal1"/>
              <w:spacing w:line="240" w:lineRule="auto"/>
            </w:pPr>
          </w:p>
        </w:tc>
        <w:tc>
          <w:tcPr>
            <w:tcW w:w="2854" w:type="dxa"/>
            <w:tcBorders>
              <w:top w:val="single" w:sz="4" w:space="0" w:color="000000"/>
              <w:left w:val="single" w:sz="4" w:space="0" w:color="000000"/>
              <w:bottom w:val="single" w:sz="4" w:space="0" w:color="000000"/>
              <w:right w:val="single" w:sz="4" w:space="0" w:color="000000"/>
            </w:tcBorders>
          </w:tcPr>
          <w:p w14:paraId="6C1A116C" w14:textId="77777777" w:rsidR="00141DFB" w:rsidRDefault="00141DFB">
            <w:pPr>
              <w:pStyle w:val="normal1"/>
              <w:spacing w:line="240" w:lineRule="auto"/>
            </w:pPr>
          </w:p>
        </w:tc>
      </w:tr>
    </w:tbl>
    <w:p w14:paraId="6C1A116E" w14:textId="77777777" w:rsidR="00141DFB" w:rsidRDefault="00141DFB">
      <w:pPr>
        <w:pStyle w:val="Heading1"/>
        <w:ind w:firstLine="450"/>
      </w:pPr>
      <w:bookmarkStart w:id="30" w:name="_heading=h.c5dpp0ibmrm4"/>
      <w:bookmarkEnd w:id="30"/>
    </w:p>
    <w:p w14:paraId="6C1A116F" w14:textId="77777777" w:rsidR="00141DFB" w:rsidRDefault="00141DFB">
      <w:pPr>
        <w:pStyle w:val="normal1"/>
      </w:pPr>
    </w:p>
    <w:p w14:paraId="6C1A1170" w14:textId="77777777" w:rsidR="00141DFB" w:rsidRDefault="00141DFB">
      <w:pPr>
        <w:pStyle w:val="normal1"/>
      </w:pPr>
    </w:p>
    <w:p w14:paraId="6C1A1171" w14:textId="77777777" w:rsidR="00141DFB" w:rsidRDefault="00141DFB">
      <w:pPr>
        <w:pStyle w:val="normal1"/>
      </w:pPr>
    </w:p>
    <w:p w14:paraId="6C1A1172" w14:textId="77777777" w:rsidR="00141DFB" w:rsidRDefault="00141DFB">
      <w:pPr>
        <w:pStyle w:val="normal1"/>
      </w:pPr>
    </w:p>
    <w:p w14:paraId="6C1A1173" w14:textId="77777777" w:rsidR="00141DFB" w:rsidRDefault="00141DFB">
      <w:pPr>
        <w:pStyle w:val="normal1"/>
      </w:pPr>
    </w:p>
    <w:p w14:paraId="6C1A1174" w14:textId="77777777" w:rsidR="00141DFB" w:rsidRDefault="00141DFB">
      <w:pPr>
        <w:pStyle w:val="normal1"/>
      </w:pPr>
    </w:p>
    <w:p w14:paraId="6C1A1175" w14:textId="77777777" w:rsidR="00141DFB" w:rsidRDefault="00141DFB">
      <w:pPr>
        <w:pStyle w:val="normal1"/>
      </w:pPr>
    </w:p>
    <w:p w14:paraId="6C1A1176" w14:textId="77777777" w:rsidR="00141DFB" w:rsidRDefault="00141DFB">
      <w:pPr>
        <w:pStyle w:val="normal1"/>
      </w:pPr>
    </w:p>
    <w:p w14:paraId="6C1A1177" w14:textId="77777777" w:rsidR="00141DFB" w:rsidRDefault="00141DFB">
      <w:pPr>
        <w:pStyle w:val="normal1"/>
      </w:pPr>
    </w:p>
    <w:p w14:paraId="6C1A1178" w14:textId="77777777" w:rsidR="00141DFB" w:rsidRDefault="00141DFB">
      <w:pPr>
        <w:pStyle w:val="normal1"/>
      </w:pPr>
    </w:p>
    <w:p w14:paraId="6C1A1179" w14:textId="77777777" w:rsidR="00141DFB" w:rsidRDefault="00141DFB">
      <w:pPr>
        <w:pStyle w:val="normal1"/>
      </w:pPr>
    </w:p>
    <w:p w14:paraId="6C1A117A" w14:textId="77777777" w:rsidR="00141DFB" w:rsidRDefault="00141DFB">
      <w:pPr>
        <w:pStyle w:val="normal1"/>
      </w:pPr>
    </w:p>
    <w:p w14:paraId="6C1A117B" w14:textId="77777777" w:rsidR="00141DFB" w:rsidRDefault="00141DFB">
      <w:pPr>
        <w:pStyle w:val="normal1"/>
      </w:pPr>
    </w:p>
    <w:p w14:paraId="6C1A117C" w14:textId="77777777" w:rsidR="00141DFB" w:rsidRDefault="00141DFB">
      <w:pPr>
        <w:pStyle w:val="normal1"/>
      </w:pPr>
    </w:p>
    <w:p w14:paraId="6C1A117D" w14:textId="77777777" w:rsidR="00141DFB" w:rsidRDefault="00141DFB">
      <w:pPr>
        <w:pStyle w:val="normal1"/>
      </w:pPr>
    </w:p>
    <w:p w14:paraId="6C1A117E" w14:textId="77777777" w:rsidR="00141DFB" w:rsidRDefault="00141DFB">
      <w:pPr>
        <w:pStyle w:val="normal1"/>
      </w:pPr>
    </w:p>
    <w:p w14:paraId="6C1A117F" w14:textId="77777777" w:rsidR="00141DFB" w:rsidRDefault="00141DFB">
      <w:pPr>
        <w:pStyle w:val="normal1"/>
      </w:pPr>
    </w:p>
    <w:p w14:paraId="6C1A1180" w14:textId="77777777" w:rsidR="00141DFB" w:rsidRDefault="00141DFB">
      <w:pPr>
        <w:pStyle w:val="normal1"/>
      </w:pPr>
    </w:p>
    <w:p w14:paraId="6C1A1181" w14:textId="77777777" w:rsidR="00141DFB" w:rsidRDefault="00141DFB">
      <w:pPr>
        <w:pStyle w:val="normal1"/>
      </w:pPr>
    </w:p>
    <w:p w14:paraId="6C1A1182" w14:textId="77777777" w:rsidR="00141DFB" w:rsidRDefault="00141DFB">
      <w:pPr>
        <w:pStyle w:val="normal1"/>
      </w:pPr>
    </w:p>
    <w:p w14:paraId="6C1A1183" w14:textId="77777777" w:rsidR="00141DFB" w:rsidRDefault="00141DFB">
      <w:pPr>
        <w:pStyle w:val="normal1"/>
      </w:pPr>
    </w:p>
    <w:p w14:paraId="6C1A1184" w14:textId="77777777" w:rsidR="00141DFB" w:rsidRDefault="00141DFB">
      <w:pPr>
        <w:pStyle w:val="normal1"/>
      </w:pPr>
    </w:p>
    <w:p w14:paraId="6C1A1185" w14:textId="77777777" w:rsidR="00141DFB" w:rsidRDefault="00141DFB">
      <w:pPr>
        <w:pStyle w:val="normal1"/>
      </w:pPr>
    </w:p>
    <w:p w14:paraId="6C1A1186" w14:textId="77777777" w:rsidR="00141DFB" w:rsidRDefault="00141DFB">
      <w:pPr>
        <w:pStyle w:val="normal1"/>
      </w:pPr>
    </w:p>
    <w:p w14:paraId="6C1A1187" w14:textId="77777777" w:rsidR="00141DFB" w:rsidRDefault="00141DFB">
      <w:pPr>
        <w:pStyle w:val="normal1"/>
      </w:pPr>
    </w:p>
    <w:p w14:paraId="36667E8D" w14:textId="752310BF" w:rsidR="00141DFB" w:rsidRPr="007E6DB7" w:rsidRDefault="007E6DB7" w:rsidP="007E6DB7">
      <w:pPr>
        <w:spacing w:before="0" w:line="240" w:lineRule="auto"/>
        <w:rPr>
          <w:rFonts w:eastAsia="Batang" w:cs="Arial"/>
          <w:lang w:eastAsia="ko-KR"/>
        </w:rPr>
      </w:pPr>
      <w:r>
        <w:br w:type="page"/>
      </w:r>
    </w:p>
    <w:p w14:paraId="6C1A1189" w14:textId="09457E6F" w:rsidR="00141DFB" w:rsidRDefault="00A53DE9">
      <w:pPr>
        <w:pStyle w:val="Heading1"/>
        <w:numPr>
          <w:ilvl w:val="0"/>
          <w:numId w:val="6"/>
        </w:numPr>
      </w:pPr>
      <w:bookmarkStart w:id="31" w:name="_heading=h.r0nef15ha7ff"/>
      <w:bookmarkEnd w:id="31"/>
      <w:commentRangeStart w:id="32"/>
      <w:commentRangeStart w:id="33"/>
      <w:commentRangeStart w:id="34"/>
      <w:r>
        <w:lastRenderedPageBreak/>
        <w:t>Submission of Programs</w:t>
      </w:r>
      <w:commentRangeEnd w:id="32"/>
      <w:r w:rsidR="00887B1C">
        <w:rPr>
          <w:rStyle w:val="CommentReference"/>
          <w:rFonts w:ascii="Calibri" w:hAnsi="Calibri"/>
          <w:b w:val="0"/>
          <w:lang w:val="x-none" w:eastAsia="x-none"/>
        </w:rPr>
        <w:commentReference w:id="32"/>
      </w:r>
      <w:commentRangeEnd w:id="33"/>
      <w:r w:rsidR="004003A7">
        <w:rPr>
          <w:rStyle w:val="CommentReference"/>
          <w:rFonts w:ascii="Calibri" w:hAnsi="Calibri"/>
          <w:b w:val="0"/>
          <w:lang w:val="x-none" w:eastAsia="x-none"/>
        </w:rPr>
        <w:commentReference w:id="33"/>
      </w:r>
      <w:commentRangeEnd w:id="34"/>
      <w:r w:rsidR="003D28A8">
        <w:rPr>
          <w:rStyle w:val="CommentReference"/>
          <w:rFonts w:ascii="Calibri" w:hAnsi="Calibri"/>
          <w:b w:val="0"/>
          <w:lang w:val="x-none" w:eastAsia="x-none"/>
        </w:rPr>
        <w:commentReference w:id="34"/>
      </w:r>
    </w:p>
    <w:p w14:paraId="6C1A118A" w14:textId="687188F0" w:rsidR="00141DFB" w:rsidRDefault="00A53DE9">
      <w:pPr>
        <w:pStyle w:val="normal1"/>
        <w:spacing w:after="120"/>
        <w:rPr>
          <w:ins w:id="35" w:author="Joel Laxamana" w:date="2025-06-06T18:18:00Z"/>
          <w:rFonts w:eastAsia="Times New Roman" w:cs="Times New Roman"/>
          <w:color w:val="000000"/>
        </w:rPr>
      </w:pPr>
      <w:r>
        <w:rPr>
          <w:rFonts w:eastAsia="Times New Roman" w:cs="Times New Roman"/>
          <w:color w:val="000000"/>
        </w:rPr>
        <w:t>All programs for analysis datasets and primary and secondary efficacy results are submitted</w:t>
      </w:r>
      <w:ins w:id="36" w:author="Cho, Hye Soo" w:date="2025-06-23T13:12:00Z">
        <w:r w:rsidR="0068129E">
          <w:rPr>
            <w:rFonts w:eastAsia="Batang" w:cs="Times New Roman" w:hint="eastAsia"/>
            <w:color w:val="000000"/>
            <w:lang w:eastAsia="ko-KR"/>
          </w:rPr>
          <w:t xml:space="preserve"> using R</w:t>
        </w:r>
      </w:ins>
      <w:r>
        <w:rPr>
          <w:rFonts w:eastAsia="Times New Roman" w:cs="Times New Roman"/>
          <w:color w:val="000000"/>
        </w:rPr>
        <w:t xml:space="preserve">. </w:t>
      </w:r>
      <w:del w:id="37" w:author="Cho, Hye Soo" w:date="2025-06-17T08:09:00Z">
        <w:r w:rsidDel="00DC538B">
          <w:rPr>
            <w:rFonts w:eastAsia="Times New Roman" w:cs="Times New Roman"/>
            <w:color w:val="000000"/>
          </w:rPr>
          <w:delText xml:space="preserve">  </w:delText>
        </w:r>
      </w:del>
      <w:commentRangeStart w:id="38"/>
      <w:commentRangeStart w:id="39"/>
      <w:del w:id="40" w:author="Cho, Hye Soo" w:date="2025-06-23T13:18:00Z">
        <w:r w:rsidDel="00C4551D">
          <w:rPr>
            <w:rFonts w:eastAsia="Times New Roman" w:cs="Times New Roman"/>
            <w:color w:val="000000"/>
          </w:rPr>
          <w:delText>They were all created on a</w:delText>
        </w:r>
      </w:del>
      <w:del w:id="41" w:author="Cho, Hye Soo" w:date="2025-06-17T08:09:00Z">
        <w:r w:rsidDel="00DC538B">
          <w:rPr>
            <w:rFonts w:eastAsia="Times New Roman" w:cs="Times New Roman"/>
            <w:color w:val="000000"/>
          </w:rPr>
          <w:delText xml:space="preserve"> </w:delText>
        </w:r>
      </w:del>
      <w:del w:id="42" w:author="Cho, Hye Soo" w:date="2025-06-17T08:07:00Z">
        <w:r w:rsidDel="00DE5F96">
          <w:rPr>
            <w:rFonts w:eastAsia="Times New Roman" w:cs="Times New Roman"/>
            <w:color w:val="000000"/>
          </w:rPr>
          <w:delText>&lt;text here&gt;</w:delText>
        </w:r>
      </w:del>
      <w:commentRangeStart w:id="43"/>
      <w:commentRangeStart w:id="44"/>
      <w:commentRangeStart w:id="45"/>
      <w:customXmlDelRangeStart w:id="46" w:author="Cho, Hye Soo" w:date="2025-06-23T13:18:00Z"/>
      <w:sdt>
        <w:sdtPr>
          <w:tag w:val="goog_rdk_0"/>
          <w:id w:val="946821964"/>
        </w:sdtPr>
        <w:sdtContent>
          <w:customXmlDelRangeEnd w:id="46"/>
          <w:customXmlDelRangeStart w:id="47" w:author="Cho, Hye Soo" w:date="2025-06-23T13:18:00Z"/>
        </w:sdtContent>
      </w:sdt>
      <w:customXmlDelRangeEnd w:id="47"/>
      <w:del w:id="48" w:author="Cho, Hye Soo" w:date="2025-06-23T13:18:00Z">
        <w:r w:rsidDel="00C4551D">
          <w:rPr>
            <w:rFonts w:eastAsia="Times New Roman" w:cs="Times New Roman"/>
            <w:color w:val="FF0000"/>
          </w:rPr>
          <w:delText>Lin</w:delText>
        </w:r>
        <w:r w:rsidDel="00C4551D">
          <w:rPr>
            <w:color w:val="FF0000"/>
          </w:rPr>
          <w:delText>ux</w:delText>
        </w:r>
        <w:commentRangeEnd w:id="43"/>
        <w:r w:rsidDel="00C4551D">
          <w:commentReference w:id="43"/>
        </w:r>
      </w:del>
      <w:commentRangeEnd w:id="44"/>
      <w:r w:rsidR="004003A7">
        <w:rPr>
          <w:rStyle w:val="CommentReference"/>
          <w:rFonts w:ascii="Calibri" w:hAnsi="Calibri"/>
          <w:lang w:val="x-none" w:eastAsia="x-none"/>
        </w:rPr>
        <w:commentReference w:id="44"/>
      </w:r>
      <w:commentRangeEnd w:id="45"/>
      <w:r w:rsidR="004003A7">
        <w:rPr>
          <w:rStyle w:val="CommentReference"/>
          <w:rFonts w:ascii="Calibri" w:hAnsi="Calibri"/>
          <w:lang w:val="x-none" w:eastAsia="x-none"/>
        </w:rPr>
        <w:commentReference w:id="45"/>
      </w:r>
      <w:del w:id="49" w:author="Cho, Hye Soo" w:date="2025-06-23T13:18:00Z">
        <w:r w:rsidDel="00C4551D">
          <w:rPr>
            <w:rFonts w:eastAsia="Times New Roman" w:cs="Times New Roman"/>
            <w:color w:val="000000"/>
          </w:rPr>
          <w:delText xml:space="preserve"> platform using </w:delText>
        </w:r>
      </w:del>
      <w:del w:id="50" w:author="Cho, Hye Soo" w:date="2025-06-17T08:10:00Z">
        <w:r w:rsidDel="009E0976">
          <w:rPr>
            <w:rFonts w:eastAsia="Times New Roman" w:cs="Times New Roman"/>
            <w:color w:val="000000"/>
          </w:rPr>
          <w:delText>&lt;version&gt;</w:delText>
        </w:r>
      </w:del>
      <w:del w:id="51" w:author="Cho, Hye Soo" w:date="2025-06-23T13:18:00Z">
        <w:r w:rsidDel="00C4551D">
          <w:rPr>
            <w:rFonts w:eastAsia="Times New Roman" w:cs="Times New Roman"/>
            <w:color w:val="FF0000"/>
          </w:rPr>
          <w:delText xml:space="preserve">R version </w:delText>
        </w:r>
      </w:del>
      <w:del w:id="52" w:author="Cho, Hye Soo" w:date="2025-06-17T08:10:00Z">
        <w:r w:rsidDel="00C76A88">
          <w:rPr>
            <w:rFonts w:eastAsia="Times New Roman" w:cs="Times New Roman"/>
            <w:color w:val="FF0000"/>
          </w:rPr>
          <w:delText>4.2.3</w:delText>
        </w:r>
      </w:del>
      <w:del w:id="53" w:author="Cho, Hye Soo" w:date="2025-06-17T08:09:00Z">
        <w:r w:rsidDel="00DC538B">
          <w:rPr>
            <w:rFonts w:eastAsia="Times New Roman" w:cs="Times New Roman"/>
            <w:color w:val="FF0000"/>
          </w:rPr>
          <w:delText xml:space="preserve"> </w:delText>
        </w:r>
      </w:del>
      <w:commentRangeStart w:id="54"/>
      <w:commentRangeStart w:id="55"/>
      <w:customXmlDelRangeStart w:id="56" w:author="Cho, Hye Soo" w:date="2025-06-23T13:18:00Z"/>
      <w:sdt>
        <w:sdtPr>
          <w:tag w:val="goog_rdk_2"/>
          <w:id w:val="1855380409"/>
        </w:sdtPr>
        <w:sdtContent>
          <w:customXmlDelRangeEnd w:id="56"/>
          <w:customXmlDelRangeStart w:id="57" w:author="Cho, Hye Soo" w:date="2025-06-23T13:18:00Z"/>
        </w:sdtContent>
      </w:sdt>
      <w:customXmlDelRangeEnd w:id="57"/>
      <w:del w:id="58" w:author="Cho, Hye Soo" w:date="2025-06-23T13:18:00Z">
        <w:r w:rsidDel="00C4551D">
          <w:rPr>
            <w:rFonts w:eastAsia="Times New Roman" w:cs="Times New Roman"/>
            <w:color w:val="FF0000"/>
          </w:rPr>
          <w:delText>&lt;operating system&gt;</w:delText>
        </w:r>
        <w:commentRangeEnd w:id="54"/>
        <w:r w:rsidDel="00C4551D">
          <w:commentReference w:id="54"/>
        </w:r>
      </w:del>
      <w:commentRangeEnd w:id="55"/>
      <w:r w:rsidR="003D28A8">
        <w:rPr>
          <w:rStyle w:val="CommentReference"/>
          <w:rFonts w:ascii="Calibri" w:hAnsi="Calibri"/>
          <w:lang w:val="x-none" w:eastAsia="x-none"/>
        </w:rPr>
        <w:commentReference w:id="55"/>
      </w:r>
      <w:del w:id="59" w:author="Cho, Hye Soo" w:date="2025-06-23T13:18:00Z">
        <w:r w:rsidDel="00C4551D">
          <w:rPr>
            <w:rFonts w:eastAsia="Times New Roman" w:cs="Times New Roman"/>
            <w:color w:val="000000"/>
          </w:rPr>
          <w:delText xml:space="preserve">. </w:delText>
        </w:r>
      </w:del>
      <w:del w:id="60" w:author="Cho, Hye Soo" w:date="2025-06-17T08:09:00Z">
        <w:r w:rsidDel="00DC538B">
          <w:rPr>
            <w:rFonts w:eastAsia="Times New Roman" w:cs="Times New Roman"/>
            <w:color w:val="000000"/>
          </w:rPr>
          <w:delText xml:space="preserve"> </w:delText>
        </w:r>
      </w:del>
      <w:del w:id="61" w:author="Cho, Hye Soo" w:date="2025-06-23T13:18:00Z">
        <w:r w:rsidDel="00C4551D">
          <w:rPr>
            <w:rFonts w:eastAsia="Times New Roman" w:cs="Times New Roman"/>
            <w:color w:val="000000"/>
          </w:rPr>
          <w:delText>The internal reference date used to create dates in ADaM datasets is &lt;</w:delText>
        </w:r>
      </w:del>
      <w:del w:id="62" w:author="Cho, Hye Soo" w:date="2025-06-17T08:22:00Z">
        <w:r w:rsidDel="00D564ED">
          <w:rPr>
            <w:rFonts w:eastAsia="Times New Roman" w:cs="Times New Roman"/>
            <w:color w:val="000000"/>
          </w:rPr>
          <w:delText>date</w:delText>
        </w:r>
      </w:del>
      <w:del w:id="63" w:author="Cho, Hye Soo" w:date="2025-06-23T13:18:00Z">
        <w:r w:rsidDel="00C4551D">
          <w:rPr>
            <w:rFonts w:eastAsia="Times New Roman" w:cs="Times New Roman"/>
            <w:color w:val="000000"/>
          </w:rPr>
          <w:delText>&gt;</w:delText>
        </w:r>
      </w:del>
      <w:customXmlDelRangeStart w:id="64" w:author="Cho, Hye Soo" w:date="2025-06-23T13:18:00Z"/>
      <w:sdt>
        <w:sdtPr>
          <w:tag w:val="goog_rdk_3"/>
          <w:id w:val="-2017610797"/>
        </w:sdtPr>
        <w:sdtContent>
          <w:customXmlDelRangeEnd w:id="64"/>
          <w:ins w:id="65" w:author="Joel Laxamana" w:date="2025-06-06T18:18:00Z">
            <w:del w:id="66" w:author="Cho, Hye Soo" w:date="2025-06-17T08:23:00Z">
              <w:r w:rsidDel="00D564ED">
                <w:rPr>
                  <w:rFonts w:eastAsia="Times New Roman" w:cs="Times New Roman"/>
                  <w:color w:val="000000"/>
                </w:rPr>
                <w:delText>January 1, 1970</w:delText>
              </w:r>
            </w:del>
            <w:del w:id="67" w:author="Cho, Hye Soo" w:date="2025-06-17T08:09:00Z">
              <w:r w:rsidDel="00DC538B">
                <w:rPr>
                  <w:rFonts w:eastAsia="Times New Roman" w:cs="Times New Roman"/>
                  <w:color w:val="000000"/>
                </w:rPr>
                <w:delText xml:space="preserve"> </w:delText>
              </w:r>
            </w:del>
          </w:ins>
          <w:customXmlDelRangeStart w:id="68" w:author="Cho, Hye Soo" w:date="2025-06-23T13:18:00Z"/>
        </w:sdtContent>
      </w:sdt>
      <w:customXmlDelRangeEnd w:id="68"/>
      <w:del w:id="69" w:author="Cho, Hye Soo" w:date="2025-06-23T13:18:00Z">
        <w:r w:rsidDel="00C4551D">
          <w:rPr>
            <w:rFonts w:eastAsia="Times New Roman" w:cs="Times New Roman"/>
            <w:color w:val="000000"/>
          </w:rPr>
          <w:delText>.</w:delText>
        </w:r>
      </w:del>
      <w:customXmlDelRangeStart w:id="70" w:author="Cho, Hye Soo" w:date="2025-06-23T13:18:00Z"/>
      <w:sdt>
        <w:sdtPr>
          <w:tag w:val="goog_rdk_5"/>
          <w:id w:val="449051313"/>
        </w:sdtPr>
        <w:sdtContent>
          <w:customXmlDelRangeEnd w:id="70"/>
          <w:del w:id="71" w:author="Cho, Hye Soo" w:date="2025-06-23T13:18:00Z">
            <w:r w:rsidR="00B2083B" w:rsidDel="00C4551D">
              <w:delText xml:space="preserve">     </w:delText>
            </w:r>
          </w:del>
          <w:commentRangeEnd w:id="38"/>
          <w:r w:rsidR="003D39DB">
            <w:rPr>
              <w:rStyle w:val="CommentReference"/>
              <w:rFonts w:ascii="Calibri" w:hAnsi="Calibri"/>
              <w:lang w:val="x-none" w:eastAsia="x-none"/>
            </w:rPr>
            <w:commentReference w:id="38"/>
          </w:r>
          <w:commentRangeEnd w:id="39"/>
          <w:r w:rsidR="003D28A8">
            <w:rPr>
              <w:rStyle w:val="CommentReference"/>
              <w:rFonts w:ascii="Calibri" w:hAnsi="Calibri"/>
              <w:lang w:val="x-none" w:eastAsia="x-none"/>
            </w:rPr>
            <w:commentReference w:id="39"/>
          </w:r>
          <w:customXmlDelRangeStart w:id="72" w:author="Cho, Hye Soo" w:date="2025-06-23T13:18:00Z"/>
        </w:sdtContent>
      </w:sdt>
      <w:customXmlDelRangeEnd w:id="72"/>
    </w:p>
    <w:p w14:paraId="6C1A118B" w14:textId="30D3B266" w:rsidR="00141DFB" w:rsidRDefault="00000000">
      <w:pPr>
        <w:pStyle w:val="normal1"/>
        <w:spacing w:after="120" w:line="240" w:lineRule="auto"/>
        <w:rPr>
          <w:rFonts w:eastAsia="Times New Roman" w:cs="Times New Roman"/>
          <w:color w:val="000000"/>
        </w:rPr>
      </w:pPr>
      <w:sdt>
        <w:sdtPr>
          <w:tag w:val="goog_rdk_7"/>
          <w:id w:val="-1093241456"/>
          <w:showingPlcHdr/>
        </w:sdtPr>
        <w:sdtContent>
          <w:r w:rsidR="00DC538B">
            <w:t xml:space="preserve">     </w:t>
          </w:r>
        </w:sdtContent>
      </w:sdt>
    </w:p>
    <w:p w14:paraId="6C1A118C" w14:textId="77777777" w:rsidR="00141DFB" w:rsidRDefault="00A53DE9">
      <w:pPr>
        <w:pStyle w:val="normal1"/>
        <w:spacing w:after="120" w:line="240" w:lineRule="auto"/>
        <w:rPr>
          <w:rFonts w:eastAsia="Times New Roman" w:cs="Times New Roman"/>
          <w:color w:val="000000"/>
        </w:rPr>
      </w:pPr>
      <w:r>
        <w:t>Example for R submission</w:t>
      </w:r>
    </w:p>
    <w:tbl>
      <w:tblPr>
        <w:tblW w:w="8859" w:type="dxa"/>
        <w:tblInd w:w="288" w:type="dxa"/>
        <w:tblLayout w:type="fixed"/>
        <w:tblLook w:val="0000" w:firstRow="0" w:lastRow="0" w:firstColumn="0" w:lastColumn="0" w:noHBand="0" w:noVBand="0"/>
      </w:tblPr>
      <w:tblGrid>
        <w:gridCol w:w="3548"/>
        <w:gridCol w:w="5311"/>
      </w:tblGrid>
      <w:tr w:rsidR="00141DFB" w14:paraId="6C1A118F" w14:textId="77777777" w:rsidTr="00372A5E">
        <w:trPr>
          <w:tblHeader/>
          <w:ins w:id="73" w:author="Joel Laxamana" w:date="2025-06-06T18:18:00Z"/>
        </w:trPr>
        <w:tc>
          <w:tcPr>
            <w:tcW w:w="3548" w:type="dxa"/>
            <w:tcBorders>
              <w:top w:val="single" w:sz="4" w:space="0" w:color="000000"/>
              <w:left w:val="single" w:sz="4" w:space="0" w:color="000000"/>
              <w:bottom w:val="single" w:sz="4" w:space="0" w:color="000000"/>
              <w:right w:val="single" w:sz="4" w:space="0" w:color="000000"/>
            </w:tcBorders>
            <w:shd w:val="clear" w:color="auto" w:fill="D9D9D9"/>
            <w:vAlign w:val="bottom"/>
          </w:tcPr>
          <w:bookmarkStart w:id="74" w:name="OLE_LINK1"/>
          <w:p w14:paraId="6C1A118D" w14:textId="77777777" w:rsidR="00141DFB" w:rsidRDefault="00000000">
            <w:pPr>
              <w:pStyle w:val="normal1"/>
              <w:spacing w:before="60" w:after="60" w:line="259" w:lineRule="auto"/>
              <w:rPr>
                <w:rFonts w:eastAsia="Times New Roman" w:cs="Times New Roman"/>
                <w:color w:val="000000"/>
              </w:rPr>
            </w:pPr>
            <w:sdt>
              <w:sdtPr>
                <w:tag w:val="goog_rdk_10"/>
                <w:id w:val="1795100842"/>
              </w:sdtPr>
              <w:sdtContent>
                <w:ins w:id="75" w:author="Joel Laxamana" w:date="2025-06-06T18:18:00Z">
                  <w:r w:rsidR="00A53DE9">
                    <w:rPr>
                      <w:rFonts w:eastAsia="Times New Roman" w:cs="Times New Roman"/>
                      <w:color w:val="000000"/>
                    </w:rPr>
                    <w:t>Language</w:t>
                  </w:r>
                </w:ins>
              </w:sdtContent>
            </w:sdt>
          </w:p>
        </w:tc>
        <w:tc>
          <w:tcPr>
            <w:tcW w:w="5311"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18E" w14:textId="77777777" w:rsidR="00141DFB" w:rsidRDefault="00000000">
            <w:pPr>
              <w:pStyle w:val="normal1"/>
              <w:spacing w:before="60" w:after="60" w:line="259" w:lineRule="auto"/>
              <w:rPr>
                <w:rFonts w:eastAsia="Times New Roman" w:cs="Times New Roman"/>
                <w:color w:val="000000"/>
              </w:rPr>
            </w:pPr>
            <w:sdt>
              <w:sdtPr>
                <w:tag w:val="goog_rdk_12"/>
                <w:id w:val="-1971429533"/>
              </w:sdtPr>
              <w:sdtContent>
                <w:ins w:id="76" w:author="Joel Laxamana" w:date="2025-06-06T18:18:00Z">
                  <w:r w:rsidR="00A53DE9">
                    <w:rPr>
                      <w:rFonts w:eastAsia="Times New Roman" w:cs="Times New Roman"/>
                      <w:color w:val="000000"/>
                    </w:rPr>
                    <w:t>R</w:t>
                  </w:r>
                </w:ins>
              </w:sdtContent>
            </w:sdt>
          </w:p>
        </w:tc>
      </w:tr>
      <w:tr w:rsidR="00141DFB" w14:paraId="6C1A1193" w14:textId="77777777" w:rsidTr="00372A5E">
        <w:trPr>
          <w:tblHeader/>
          <w:ins w:id="77" w:author="Joel Laxamana" w:date="2025-06-06T18:18:00Z"/>
        </w:trPr>
        <w:tc>
          <w:tcPr>
            <w:tcW w:w="3548" w:type="dxa"/>
            <w:tcBorders>
              <w:top w:val="single" w:sz="4" w:space="0" w:color="000000"/>
              <w:left w:val="single" w:sz="4" w:space="0" w:color="000000"/>
              <w:bottom w:val="single" w:sz="4" w:space="0" w:color="000000"/>
              <w:right w:val="single" w:sz="4" w:space="0" w:color="000000"/>
            </w:tcBorders>
            <w:vAlign w:val="center"/>
          </w:tcPr>
          <w:p w14:paraId="6C1A1190" w14:textId="77777777" w:rsidR="00141DFB" w:rsidRDefault="00000000">
            <w:pPr>
              <w:pStyle w:val="normal1"/>
              <w:spacing w:before="60" w:after="60" w:line="259" w:lineRule="auto"/>
              <w:rPr>
                <w:rFonts w:eastAsia="Times New Roman" w:cs="Times New Roman"/>
                <w:color w:val="000000"/>
              </w:rPr>
            </w:pPr>
            <w:sdt>
              <w:sdtPr>
                <w:tag w:val="goog_rdk_15"/>
                <w:id w:val="-1168323385"/>
              </w:sdtPr>
              <w:sdtContent>
                <w:ins w:id="78" w:author="Joel Laxamana" w:date="2025-06-06T18:18:00Z">
                  <w:r w:rsidR="00A53DE9">
                    <w:rPr>
                      <w:rFonts w:eastAsia="Times New Roman" w:cs="Times New Roman"/>
                      <w:color w:val="000000"/>
                    </w:rPr>
                    <w:t>Operating System / Platform</w:t>
                  </w:r>
                </w:ins>
              </w:sdtContent>
            </w:sdt>
          </w:p>
        </w:tc>
        <w:tc>
          <w:tcPr>
            <w:tcW w:w="5311" w:type="dxa"/>
            <w:tcBorders>
              <w:top w:val="single" w:sz="4" w:space="0" w:color="000000"/>
              <w:left w:val="single" w:sz="4" w:space="0" w:color="000000"/>
              <w:bottom w:val="single" w:sz="4" w:space="0" w:color="000000"/>
              <w:right w:val="single" w:sz="4" w:space="0" w:color="000000"/>
            </w:tcBorders>
            <w:vAlign w:val="bottom"/>
          </w:tcPr>
          <w:p w14:paraId="6C1A1191" w14:textId="77777777" w:rsidR="00141DFB" w:rsidRDefault="00000000">
            <w:pPr>
              <w:pStyle w:val="normal1"/>
              <w:spacing w:before="60" w:after="60" w:line="259" w:lineRule="auto"/>
              <w:rPr>
                <w:ins w:id="79" w:author="Joel Laxamana" w:date="2025-06-06T18:18:00Z"/>
                <w:rFonts w:eastAsia="Times New Roman" w:cs="Times New Roman"/>
                <w:color w:val="000000"/>
              </w:rPr>
            </w:pPr>
            <w:sdt>
              <w:sdtPr>
                <w:tag w:val="goog_rdk_17"/>
                <w:id w:val="1642621594"/>
              </w:sdtPr>
              <w:sdtContent>
                <w:ins w:id="80" w:author="Joel Laxamana" w:date="2025-06-06T18:18:00Z">
                  <w:r w:rsidR="00A53DE9">
                    <w:rPr>
                      <w:rFonts w:eastAsia="Times New Roman" w:cs="Times New Roman"/>
                      <w:color w:val="000000"/>
                    </w:rPr>
                    <w:t>Windows 10 Enterprise</w:t>
                  </w:r>
                </w:ins>
              </w:sdtContent>
            </w:sdt>
          </w:p>
          <w:p w14:paraId="6C1A1192" w14:textId="77777777" w:rsidR="00141DFB" w:rsidRDefault="00000000">
            <w:pPr>
              <w:pStyle w:val="normal1"/>
              <w:spacing w:before="60" w:after="60" w:line="259" w:lineRule="auto"/>
              <w:rPr>
                <w:rFonts w:eastAsia="Times New Roman" w:cs="Times New Roman"/>
                <w:color w:val="000000"/>
              </w:rPr>
            </w:pPr>
            <w:sdt>
              <w:sdtPr>
                <w:tag w:val="goog_rdk_19"/>
                <w:id w:val="-599339191"/>
              </w:sdtPr>
              <w:sdtContent>
                <w:ins w:id="81" w:author="Joel Laxamana" w:date="2025-06-06T18:18:00Z">
                  <w:r w:rsidR="00A53DE9">
                    <w:rPr>
                      <w:rFonts w:eastAsia="Times New Roman" w:cs="Times New Roman"/>
                      <w:color w:val="000000"/>
                    </w:rPr>
                    <w:t>64-bit operating system, x64-based processor</w:t>
                  </w:r>
                </w:ins>
              </w:sdtContent>
            </w:sdt>
          </w:p>
        </w:tc>
      </w:tr>
      <w:tr w:rsidR="00022356" w14:paraId="6C1A1196" w14:textId="77777777">
        <w:trPr>
          <w:tblHeader/>
          <w:ins w:id="82" w:author="Joel Laxamana" w:date="2025-06-06T18:18:00Z"/>
        </w:trPr>
        <w:tc>
          <w:tcPr>
            <w:tcW w:w="3548" w:type="dxa"/>
            <w:vMerge w:val="restart"/>
            <w:tcBorders>
              <w:top w:val="single" w:sz="4" w:space="0" w:color="000000"/>
              <w:left w:val="single" w:sz="4" w:space="0" w:color="000000"/>
              <w:right w:val="single" w:sz="4" w:space="0" w:color="000000"/>
            </w:tcBorders>
            <w:vAlign w:val="center"/>
          </w:tcPr>
          <w:p w14:paraId="62ACFB30" w14:textId="77777777" w:rsidR="00022356" w:rsidRDefault="00000000">
            <w:pPr>
              <w:pStyle w:val="normal1"/>
              <w:spacing w:before="60" w:after="60" w:line="259" w:lineRule="auto"/>
              <w:rPr>
                <w:rFonts w:eastAsia="Times New Roman" w:cs="Times New Roman"/>
                <w:color w:val="000000"/>
              </w:rPr>
            </w:pPr>
            <w:sdt>
              <w:sdtPr>
                <w:tag w:val="goog_rdk_22"/>
                <w:id w:val="-1798601873"/>
              </w:sdtPr>
              <w:sdtContent>
                <w:ins w:id="83" w:author="Joel Laxamana" w:date="2025-06-06T18:18:00Z">
                  <w:r w:rsidR="00022356">
                    <w:rPr>
                      <w:rFonts w:eastAsia="Times New Roman" w:cs="Times New Roman"/>
                      <w:color w:val="000000"/>
                    </w:rPr>
                    <w:t xml:space="preserve">Software </w:t>
                  </w:r>
                </w:ins>
              </w:sdtContent>
            </w:sdt>
          </w:p>
          <w:p w14:paraId="212D53E7" w14:textId="77777777" w:rsidR="00022356" w:rsidRDefault="00000000">
            <w:pPr>
              <w:pStyle w:val="normal1"/>
              <w:widowControl w:val="0"/>
              <w:spacing w:before="0"/>
              <w:rPr>
                <w:rFonts w:eastAsia="Times New Roman" w:cs="Times New Roman"/>
                <w:color w:val="000000"/>
              </w:rPr>
            </w:pPr>
            <w:sdt>
              <w:sdtPr>
                <w:tag w:val="goog_rdk_27"/>
                <w:id w:val="-376321143"/>
              </w:sdtPr>
              <w:sdtContent/>
            </w:sdt>
          </w:p>
          <w:p w14:paraId="62F89B3C" w14:textId="77777777" w:rsidR="00022356" w:rsidRDefault="00000000">
            <w:pPr>
              <w:pStyle w:val="normal1"/>
              <w:widowControl w:val="0"/>
              <w:spacing w:before="0"/>
              <w:rPr>
                <w:rFonts w:eastAsia="Times New Roman" w:cs="Times New Roman"/>
                <w:color w:val="000000"/>
              </w:rPr>
            </w:pPr>
            <w:sdt>
              <w:sdtPr>
                <w:tag w:val="goog_rdk_32"/>
                <w:id w:val="2114788522"/>
              </w:sdtPr>
              <w:sdtContent/>
            </w:sdt>
          </w:p>
          <w:p w14:paraId="76683039" w14:textId="77777777" w:rsidR="00022356" w:rsidRDefault="00000000">
            <w:pPr>
              <w:pStyle w:val="normal1"/>
              <w:widowControl w:val="0"/>
              <w:spacing w:before="0"/>
              <w:rPr>
                <w:rFonts w:eastAsia="Times New Roman" w:cs="Times New Roman"/>
                <w:color w:val="000000"/>
              </w:rPr>
            </w:pPr>
            <w:sdt>
              <w:sdtPr>
                <w:tag w:val="goog_rdk_37"/>
                <w:id w:val="1871192187"/>
              </w:sdtPr>
              <w:sdtContent/>
            </w:sdt>
          </w:p>
          <w:p w14:paraId="6C1A1194" w14:textId="160EFC56" w:rsidR="00022356" w:rsidRDefault="00000000">
            <w:pPr>
              <w:pStyle w:val="normal1"/>
              <w:widowControl w:val="0"/>
              <w:spacing w:before="0"/>
              <w:rPr>
                <w:rFonts w:eastAsia="Times New Roman" w:cs="Times New Roman"/>
                <w:color w:val="000000"/>
              </w:rPr>
            </w:pPr>
            <w:sdt>
              <w:sdtPr>
                <w:tag w:val="goog_rdk_42"/>
                <w:id w:val="-1664625798"/>
              </w:sdtPr>
              <w:sdtContent/>
            </w:sdt>
          </w:p>
        </w:tc>
        <w:tc>
          <w:tcPr>
            <w:tcW w:w="5311" w:type="dxa"/>
            <w:tcBorders>
              <w:top w:val="single" w:sz="4" w:space="0" w:color="000000"/>
              <w:left w:val="single" w:sz="4" w:space="0" w:color="000000"/>
              <w:bottom w:val="single" w:sz="4" w:space="0" w:color="000000"/>
              <w:right w:val="single" w:sz="4" w:space="0" w:color="000000"/>
            </w:tcBorders>
            <w:vAlign w:val="bottom"/>
          </w:tcPr>
          <w:p w14:paraId="6C1A1195" w14:textId="77777777" w:rsidR="00022356" w:rsidRDefault="00000000">
            <w:pPr>
              <w:pStyle w:val="normal1"/>
              <w:spacing w:before="60" w:after="60" w:line="259" w:lineRule="auto"/>
              <w:rPr>
                <w:rFonts w:eastAsia="Times New Roman" w:cs="Times New Roman"/>
                <w:color w:val="000000"/>
              </w:rPr>
            </w:pPr>
            <w:sdt>
              <w:sdtPr>
                <w:tag w:val="goog_rdk_24"/>
                <w:id w:val="-1770761990"/>
              </w:sdtPr>
              <w:sdtContent>
                <w:ins w:id="84" w:author="Joel Laxamana" w:date="2025-06-06T18:18:00Z">
                  <w:r w:rsidR="00022356">
                    <w:rPr>
                      <w:rFonts w:eastAsia="Times New Roman" w:cs="Times New Roman"/>
                      <w:color w:val="000000"/>
                    </w:rPr>
                    <w:t xml:space="preserve">R version 4.4.1 (2024-06-14 </w:t>
                  </w:r>
                  <w:proofErr w:type="spellStart"/>
                  <w:r w:rsidR="00022356">
                    <w:rPr>
                      <w:rFonts w:eastAsia="Times New Roman" w:cs="Times New Roman"/>
                      <w:color w:val="000000"/>
                    </w:rPr>
                    <w:t>ucrt</w:t>
                  </w:r>
                  <w:proofErr w:type="spellEnd"/>
                  <w:r w:rsidR="00022356">
                    <w:rPr>
                      <w:rFonts w:eastAsia="Times New Roman" w:cs="Times New Roman"/>
                      <w:color w:val="000000"/>
                    </w:rPr>
                    <w:t>)</w:t>
                  </w:r>
                </w:ins>
              </w:sdtContent>
            </w:sdt>
          </w:p>
        </w:tc>
      </w:tr>
      <w:tr w:rsidR="00022356" w14:paraId="6C1A1199" w14:textId="77777777">
        <w:trPr>
          <w:tblHeader/>
          <w:ins w:id="85" w:author="Joel Laxamana" w:date="2025-06-06T18:18:00Z"/>
        </w:trPr>
        <w:tc>
          <w:tcPr>
            <w:tcW w:w="3548" w:type="dxa"/>
            <w:vMerge/>
            <w:tcBorders>
              <w:left w:val="single" w:sz="4" w:space="0" w:color="000000"/>
              <w:right w:val="single" w:sz="4" w:space="0" w:color="000000"/>
            </w:tcBorders>
            <w:vAlign w:val="center"/>
          </w:tcPr>
          <w:p w14:paraId="6C1A1197" w14:textId="0191CC2D" w:rsidR="00022356" w:rsidRDefault="00022356">
            <w:pPr>
              <w:pStyle w:val="normal1"/>
              <w:widowControl w:val="0"/>
              <w:spacing w:before="0"/>
              <w:rPr>
                <w:rFonts w:eastAsia="Times New Roman" w:cs="Times New Roman"/>
                <w:color w:val="000000"/>
              </w:rPr>
            </w:pPr>
          </w:p>
        </w:tc>
        <w:tc>
          <w:tcPr>
            <w:tcW w:w="5311" w:type="dxa"/>
            <w:tcBorders>
              <w:top w:val="single" w:sz="4" w:space="0" w:color="000000"/>
              <w:left w:val="single" w:sz="4" w:space="0" w:color="000000"/>
              <w:bottom w:val="single" w:sz="4" w:space="0" w:color="000000"/>
              <w:right w:val="single" w:sz="4" w:space="0" w:color="000000"/>
            </w:tcBorders>
            <w:vAlign w:val="bottom"/>
          </w:tcPr>
          <w:p w14:paraId="6C1A1198" w14:textId="77777777" w:rsidR="00022356" w:rsidRDefault="00000000">
            <w:pPr>
              <w:pStyle w:val="normal1"/>
              <w:spacing w:before="60" w:after="60" w:line="259" w:lineRule="auto"/>
              <w:rPr>
                <w:rFonts w:eastAsia="Times New Roman" w:cs="Times New Roman"/>
                <w:color w:val="000000"/>
              </w:rPr>
            </w:pPr>
            <w:sdt>
              <w:sdtPr>
                <w:tag w:val="goog_rdk_29"/>
                <w:id w:val="-1616518269"/>
              </w:sdtPr>
              <w:sdtContent>
                <w:ins w:id="86" w:author="Joel Laxamana" w:date="2025-06-06T18:18:00Z">
                  <w:r w:rsidR="00022356">
                    <w:rPr>
                      <w:rFonts w:eastAsia="Times New Roman" w:cs="Times New Roman"/>
                      <w:color w:val="000000"/>
                    </w:rPr>
                    <w:t>RStudio 2023.09.1+494</w:t>
                  </w:r>
                </w:ins>
              </w:sdtContent>
            </w:sdt>
          </w:p>
        </w:tc>
      </w:tr>
      <w:tr w:rsidR="00022356" w14:paraId="6C1A119C" w14:textId="77777777">
        <w:trPr>
          <w:tblHeader/>
          <w:ins w:id="87" w:author="Joel Laxamana" w:date="2025-06-06T18:18:00Z"/>
        </w:trPr>
        <w:tc>
          <w:tcPr>
            <w:tcW w:w="3548" w:type="dxa"/>
            <w:vMerge/>
            <w:tcBorders>
              <w:left w:val="single" w:sz="4" w:space="0" w:color="000000"/>
              <w:right w:val="single" w:sz="4" w:space="0" w:color="000000"/>
            </w:tcBorders>
            <w:vAlign w:val="center"/>
          </w:tcPr>
          <w:p w14:paraId="6C1A119A" w14:textId="5156F5E8" w:rsidR="00022356" w:rsidRDefault="00022356">
            <w:pPr>
              <w:pStyle w:val="normal1"/>
              <w:widowControl w:val="0"/>
              <w:spacing w:before="0"/>
              <w:rPr>
                <w:rFonts w:eastAsia="Times New Roman" w:cs="Times New Roman"/>
                <w:color w:val="000000"/>
              </w:rPr>
            </w:pPr>
          </w:p>
        </w:tc>
        <w:tc>
          <w:tcPr>
            <w:tcW w:w="5311" w:type="dxa"/>
            <w:tcBorders>
              <w:top w:val="single" w:sz="4" w:space="0" w:color="000000"/>
              <w:left w:val="single" w:sz="4" w:space="0" w:color="000000"/>
              <w:bottom w:val="single" w:sz="4" w:space="0" w:color="000000"/>
              <w:right w:val="single" w:sz="4" w:space="0" w:color="000000"/>
            </w:tcBorders>
            <w:vAlign w:val="bottom"/>
          </w:tcPr>
          <w:p w14:paraId="6C1A119B" w14:textId="099FCA14" w:rsidR="00022356" w:rsidRDefault="00000000">
            <w:pPr>
              <w:pStyle w:val="normal1"/>
              <w:spacing w:before="60" w:after="60" w:line="259" w:lineRule="auto"/>
              <w:rPr>
                <w:rFonts w:eastAsia="Times New Roman" w:cs="Times New Roman"/>
                <w:color w:val="000000"/>
              </w:rPr>
            </w:pPr>
            <w:sdt>
              <w:sdtPr>
                <w:tag w:val="goog_rdk_34"/>
                <w:id w:val="-158003872"/>
              </w:sdtPr>
              <w:sdtContent>
                <w:proofErr w:type="spellStart"/>
                <w:ins w:id="88" w:author="Joel Laxamana" w:date="2025-06-06T18:18:00Z">
                  <w:r w:rsidR="00022356">
                    <w:rPr>
                      <w:rFonts w:eastAsia="Times New Roman" w:cs="Times New Roman"/>
                      <w:color w:val="000000"/>
                    </w:rPr>
                    <w:t>RTools</w:t>
                  </w:r>
                  <w:proofErr w:type="spellEnd"/>
                  <w:r w:rsidR="00022356">
                    <w:rPr>
                      <w:rFonts w:eastAsia="Times New Roman" w:cs="Times New Roman"/>
                      <w:color w:val="000000"/>
                    </w:rPr>
                    <w:t xml:space="preserve"> 4.4</w:t>
                  </w:r>
                </w:ins>
                <w:ins w:id="89" w:author="Cho, Hye Soo" w:date="2025-06-17T08:20:00Z">
                  <w:r w:rsidR="00022356">
                    <w:rPr>
                      <w:rFonts w:eastAsia="Batang" w:cs="Times New Roman" w:hint="eastAsia"/>
                      <w:color w:val="000000"/>
                      <w:lang w:eastAsia="ko-KR"/>
                    </w:rPr>
                    <w:t xml:space="preserve"> 6104 </w:t>
                  </w:r>
                </w:ins>
              </w:sdtContent>
            </w:sdt>
          </w:p>
        </w:tc>
      </w:tr>
      <w:tr w:rsidR="00022356" w14:paraId="6C1A119F" w14:textId="77777777">
        <w:trPr>
          <w:tblHeader/>
          <w:ins w:id="90" w:author="Joel Laxamana" w:date="2025-06-06T18:18:00Z"/>
        </w:trPr>
        <w:tc>
          <w:tcPr>
            <w:tcW w:w="3548" w:type="dxa"/>
            <w:vMerge/>
            <w:tcBorders>
              <w:left w:val="single" w:sz="4" w:space="0" w:color="000000"/>
              <w:right w:val="single" w:sz="4" w:space="0" w:color="000000"/>
            </w:tcBorders>
            <w:vAlign w:val="center"/>
          </w:tcPr>
          <w:p w14:paraId="6C1A119D" w14:textId="36A76C3F" w:rsidR="00022356" w:rsidRDefault="00022356">
            <w:pPr>
              <w:pStyle w:val="normal1"/>
              <w:widowControl w:val="0"/>
              <w:spacing w:before="0"/>
              <w:rPr>
                <w:rFonts w:eastAsia="Times New Roman" w:cs="Times New Roman"/>
                <w:color w:val="000000"/>
              </w:rPr>
            </w:pPr>
          </w:p>
        </w:tc>
        <w:tc>
          <w:tcPr>
            <w:tcW w:w="5311" w:type="dxa"/>
            <w:tcBorders>
              <w:top w:val="single" w:sz="4" w:space="0" w:color="000000"/>
              <w:left w:val="single" w:sz="4" w:space="0" w:color="000000"/>
              <w:bottom w:val="single" w:sz="4" w:space="0" w:color="000000"/>
              <w:right w:val="single" w:sz="4" w:space="0" w:color="000000"/>
            </w:tcBorders>
            <w:vAlign w:val="bottom"/>
          </w:tcPr>
          <w:p w14:paraId="6C1A119E" w14:textId="77777777" w:rsidR="00022356" w:rsidRDefault="00000000">
            <w:pPr>
              <w:pStyle w:val="normal1"/>
              <w:spacing w:before="60" w:after="60" w:line="259" w:lineRule="auto"/>
              <w:rPr>
                <w:rFonts w:eastAsia="Times New Roman" w:cs="Times New Roman"/>
                <w:color w:val="000000"/>
              </w:rPr>
            </w:pPr>
            <w:sdt>
              <w:sdtPr>
                <w:tag w:val="goog_rdk_39"/>
                <w:id w:val="1744064780"/>
              </w:sdtPr>
              <w:sdtContent>
                <w:ins w:id="91" w:author="Joel Laxamana" w:date="2025-06-06T18:18:00Z">
                  <w:r w:rsidR="00022356">
                    <w:rPr>
                      <w:rFonts w:eastAsia="Times New Roman" w:cs="Times New Roman"/>
                      <w:color w:val="000000"/>
                    </w:rPr>
                    <w:t>WSL version 1.1.3.0</w:t>
                  </w:r>
                </w:ins>
              </w:sdtContent>
            </w:sdt>
          </w:p>
        </w:tc>
      </w:tr>
      <w:tr w:rsidR="00022356" w14:paraId="6C1A11A2" w14:textId="77777777">
        <w:trPr>
          <w:tblHeader/>
          <w:ins w:id="92" w:author="Joel Laxamana" w:date="2025-06-06T18:18:00Z"/>
        </w:trPr>
        <w:tc>
          <w:tcPr>
            <w:tcW w:w="3548" w:type="dxa"/>
            <w:vMerge/>
            <w:tcBorders>
              <w:left w:val="single" w:sz="4" w:space="0" w:color="000000"/>
              <w:bottom w:val="single" w:sz="4" w:space="0" w:color="000000"/>
              <w:right w:val="single" w:sz="4" w:space="0" w:color="000000"/>
            </w:tcBorders>
            <w:vAlign w:val="center"/>
          </w:tcPr>
          <w:p w14:paraId="6C1A11A0" w14:textId="269F828A" w:rsidR="00022356" w:rsidRDefault="00022356">
            <w:pPr>
              <w:pStyle w:val="normal1"/>
              <w:widowControl w:val="0"/>
              <w:spacing w:before="0"/>
              <w:rPr>
                <w:rFonts w:eastAsia="Times New Roman" w:cs="Times New Roman"/>
                <w:color w:val="000000"/>
              </w:rPr>
            </w:pPr>
          </w:p>
        </w:tc>
        <w:tc>
          <w:tcPr>
            <w:tcW w:w="5311" w:type="dxa"/>
            <w:tcBorders>
              <w:top w:val="single" w:sz="4" w:space="0" w:color="000000"/>
              <w:left w:val="single" w:sz="4" w:space="0" w:color="000000"/>
              <w:bottom w:val="single" w:sz="4" w:space="0" w:color="000000"/>
              <w:right w:val="single" w:sz="4" w:space="0" w:color="000000"/>
            </w:tcBorders>
            <w:vAlign w:val="bottom"/>
          </w:tcPr>
          <w:p w14:paraId="6C1A11A1" w14:textId="77777777" w:rsidR="00022356" w:rsidRDefault="00000000">
            <w:pPr>
              <w:pStyle w:val="normal1"/>
              <w:spacing w:before="60" w:after="60" w:line="259" w:lineRule="auto"/>
              <w:rPr>
                <w:rFonts w:eastAsia="Times New Roman" w:cs="Times New Roman"/>
                <w:color w:val="000000"/>
              </w:rPr>
            </w:pPr>
            <w:sdt>
              <w:sdtPr>
                <w:tag w:val="goog_rdk_44"/>
                <w:id w:val="1628900761"/>
              </w:sdtPr>
              <w:sdtContent>
                <w:ins w:id="93" w:author="Joel Laxamana" w:date="2025-06-06T18:18:00Z">
                  <w:r w:rsidR="00022356">
                    <w:rPr>
                      <w:rFonts w:eastAsia="Times New Roman" w:cs="Times New Roman"/>
                      <w:color w:val="000000"/>
                    </w:rPr>
                    <w:t>Docker Desktop for Windows - x86_64</w:t>
                  </w:r>
                </w:ins>
              </w:sdtContent>
            </w:sdt>
          </w:p>
        </w:tc>
      </w:tr>
      <w:tr w:rsidR="00141DFB" w14:paraId="6C1A11A5" w14:textId="77777777" w:rsidTr="00372A5E">
        <w:trPr>
          <w:tblHeader/>
          <w:ins w:id="94" w:author="Joel Laxamana" w:date="2025-06-06T18:18:00Z"/>
        </w:trPr>
        <w:tc>
          <w:tcPr>
            <w:tcW w:w="3548" w:type="dxa"/>
            <w:tcBorders>
              <w:top w:val="single" w:sz="4" w:space="0" w:color="000000"/>
              <w:left w:val="single" w:sz="4" w:space="0" w:color="000000"/>
              <w:bottom w:val="single" w:sz="4" w:space="0" w:color="000000"/>
              <w:right w:val="single" w:sz="4" w:space="0" w:color="000000"/>
            </w:tcBorders>
            <w:vAlign w:val="bottom"/>
          </w:tcPr>
          <w:p w14:paraId="6C1A11A3" w14:textId="603190BC" w:rsidR="00141DFB" w:rsidRDefault="00000000">
            <w:pPr>
              <w:pStyle w:val="normal1"/>
              <w:spacing w:before="60" w:after="60" w:line="259" w:lineRule="auto"/>
              <w:rPr>
                <w:rFonts w:eastAsia="Times New Roman" w:cs="Times New Roman"/>
                <w:color w:val="000000"/>
              </w:rPr>
            </w:pPr>
            <w:sdt>
              <w:sdtPr>
                <w:tag w:val="goog_rdk_47"/>
                <w:id w:val="-372854875"/>
              </w:sdtPr>
              <w:sdtContent>
                <w:ins w:id="95" w:author="Cho, Hye Soo" w:date="2025-06-23T13:20:00Z">
                  <w:r w:rsidR="00A42443">
                    <w:rPr>
                      <w:rFonts w:eastAsia="Batang" w:hint="eastAsia"/>
                      <w:lang w:eastAsia="ko-KR"/>
                    </w:rPr>
                    <w:t xml:space="preserve">Initial </w:t>
                  </w:r>
                </w:ins>
                <w:ins w:id="96" w:author="Joel Laxamana" w:date="2025-06-06T18:18:00Z">
                  <w:del w:id="97" w:author="Cho, Hye Soo" w:date="2025-06-23T13:19:00Z">
                    <w:r w:rsidR="00A53DE9" w:rsidDel="002B1465">
                      <w:rPr>
                        <w:rFonts w:eastAsia="Times New Roman" w:cs="Times New Roman"/>
                        <w:color w:val="000000"/>
                      </w:rPr>
                      <w:delText xml:space="preserve">Reference </w:delText>
                    </w:r>
                  </w:del>
                  <w:r w:rsidR="00A53DE9">
                    <w:rPr>
                      <w:rFonts w:eastAsia="Times New Roman" w:cs="Times New Roman"/>
                      <w:color w:val="000000"/>
                    </w:rPr>
                    <w:t>Date</w:t>
                  </w:r>
                </w:ins>
                <w:ins w:id="98" w:author="Cho, Hye Soo" w:date="2025-06-23T13:20:00Z">
                  <w:r w:rsidR="00A42443">
                    <w:rPr>
                      <w:rFonts w:eastAsia="Times New Roman" w:cs="Times New Roman" w:hint="eastAsia"/>
                      <w:color w:val="000000"/>
                    </w:rPr>
                    <w:t xml:space="preserve"> </w:t>
                  </w:r>
                  <w:r w:rsidR="00A42443">
                    <w:rPr>
                      <w:rFonts w:eastAsia="Batang" w:cs="Times New Roman" w:hint="eastAsia"/>
                      <w:color w:val="000000"/>
                      <w:lang w:eastAsia="ko-KR"/>
                    </w:rPr>
                    <w:t>(Time = 0)</w:t>
                  </w:r>
                </w:ins>
                <w:ins w:id="99" w:author="Joel Laxamana" w:date="2025-06-06T18:18:00Z">
                  <w:r w:rsidR="00A53DE9">
                    <w:rPr>
                      <w:rFonts w:eastAsia="Times New Roman" w:cs="Times New Roman"/>
                      <w:color w:val="000000"/>
                    </w:rPr>
                    <w:t xml:space="preserve"> for Software </w:t>
                  </w:r>
                </w:ins>
              </w:sdtContent>
            </w:sdt>
          </w:p>
        </w:tc>
        <w:tc>
          <w:tcPr>
            <w:tcW w:w="5311" w:type="dxa"/>
            <w:tcBorders>
              <w:top w:val="single" w:sz="4" w:space="0" w:color="000000"/>
              <w:left w:val="single" w:sz="4" w:space="0" w:color="000000"/>
              <w:bottom w:val="single" w:sz="4" w:space="0" w:color="000000"/>
              <w:right w:val="single" w:sz="4" w:space="0" w:color="000000"/>
            </w:tcBorders>
            <w:vAlign w:val="bottom"/>
          </w:tcPr>
          <w:p w14:paraId="6C1A11A4" w14:textId="77777777" w:rsidR="00141DFB" w:rsidRDefault="00000000">
            <w:pPr>
              <w:pStyle w:val="normal1"/>
              <w:spacing w:before="60" w:after="60" w:line="259" w:lineRule="auto"/>
              <w:rPr>
                <w:rFonts w:eastAsia="Times New Roman" w:cs="Times New Roman"/>
                <w:color w:val="000000"/>
              </w:rPr>
            </w:pPr>
            <w:sdt>
              <w:sdtPr>
                <w:tag w:val="goog_rdk_49"/>
                <w:id w:val="-1074426866"/>
              </w:sdtPr>
              <w:sdtContent>
                <w:ins w:id="100" w:author="Joel Laxamana" w:date="2025-06-06T18:18:00Z">
                  <w:r w:rsidR="00A53DE9">
                    <w:rPr>
                      <w:rFonts w:eastAsia="Times New Roman" w:cs="Times New Roman"/>
                      <w:color w:val="000000"/>
                    </w:rPr>
                    <w:t>January 1, 1970</w:t>
                  </w:r>
                </w:ins>
              </w:sdtContent>
            </w:sdt>
          </w:p>
        </w:tc>
      </w:tr>
      <w:tr w:rsidR="00141DFB" w14:paraId="6C1A11A8" w14:textId="77777777" w:rsidTr="00372A5E">
        <w:trPr>
          <w:tblHeader/>
          <w:ins w:id="101" w:author="Joel Laxamana" w:date="2025-06-06T18:18:00Z"/>
        </w:trPr>
        <w:tc>
          <w:tcPr>
            <w:tcW w:w="3548" w:type="dxa"/>
            <w:tcBorders>
              <w:top w:val="single" w:sz="4" w:space="0" w:color="000000"/>
              <w:left w:val="single" w:sz="4" w:space="0" w:color="000000"/>
              <w:bottom w:val="single" w:sz="4" w:space="0" w:color="000000"/>
              <w:right w:val="single" w:sz="4" w:space="0" w:color="000000"/>
            </w:tcBorders>
            <w:vAlign w:val="bottom"/>
          </w:tcPr>
          <w:p w14:paraId="6C1A11A6" w14:textId="77777777" w:rsidR="00141DFB" w:rsidRDefault="00000000">
            <w:pPr>
              <w:pStyle w:val="normal1"/>
              <w:spacing w:before="60" w:after="60" w:line="259" w:lineRule="auto"/>
              <w:rPr>
                <w:rFonts w:eastAsia="Times New Roman" w:cs="Times New Roman"/>
                <w:color w:val="000000"/>
              </w:rPr>
            </w:pPr>
            <w:sdt>
              <w:sdtPr>
                <w:tag w:val="goog_rdk_52"/>
                <w:id w:val="1598213705"/>
              </w:sdtPr>
              <w:sdtContent>
                <w:ins w:id="102" w:author="Joel Laxamana" w:date="2025-06-06T18:18:00Z">
                  <w:r w:rsidR="00A53DE9">
                    <w:rPr>
                      <w:rFonts w:eastAsia="Times New Roman" w:cs="Times New Roman"/>
                      <w:color w:val="000000"/>
                    </w:rPr>
                    <w:t>R Package Management Tool</w:t>
                  </w:r>
                </w:ins>
              </w:sdtContent>
            </w:sdt>
          </w:p>
        </w:tc>
        <w:bookmarkStart w:id="103" w:name="OLE_LINK2"/>
        <w:tc>
          <w:tcPr>
            <w:tcW w:w="5311" w:type="dxa"/>
            <w:tcBorders>
              <w:top w:val="single" w:sz="4" w:space="0" w:color="000000"/>
              <w:left w:val="single" w:sz="4" w:space="0" w:color="000000"/>
              <w:bottom w:val="single" w:sz="4" w:space="0" w:color="000000"/>
              <w:right w:val="single" w:sz="4" w:space="0" w:color="000000"/>
            </w:tcBorders>
            <w:vAlign w:val="bottom"/>
          </w:tcPr>
          <w:p w14:paraId="6C1A11A7" w14:textId="77777777" w:rsidR="00141DFB" w:rsidRDefault="00000000">
            <w:pPr>
              <w:pStyle w:val="normal1"/>
              <w:spacing w:before="60" w:after="60" w:line="259" w:lineRule="auto"/>
              <w:rPr>
                <w:rFonts w:eastAsia="Times New Roman" w:cs="Times New Roman"/>
                <w:color w:val="000000"/>
              </w:rPr>
            </w:pPr>
            <w:sdt>
              <w:sdtPr>
                <w:tag w:val="goog_rdk_54"/>
                <w:id w:val="583189755"/>
              </w:sdtPr>
              <w:sdtContent>
                <w:commentRangeStart w:id="104"/>
                <w:ins w:id="105" w:author="Joel Laxamana" w:date="2025-06-06T18:18:00Z">
                  <w:r w:rsidR="00A53DE9">
                    <w:rPr>
                      <w:rFonts w:eastAsia="Times New Roman" w:cs="Times New Roman"/>
                      <w:color w:val="000000"/>
                    </w:rPr>
                    <w:t>Posit Package Manager (Lock Date: 2023-12-15)</w:t>
                  </w:r>
                </w:ins>
                <w:commentRangeEnd w:id="104"/>
                <w:r w:rsidR="004003A7">
                  <w:rPr>
                    <w:rStyle w:val="CommentReference"/>
                    <w:rFonts w:ascii="Calibri" w:hAnsi="Calibri"/>
                    <w:lang w:val="x-none" w:eastAsia="x-none"/>
                  </w:rPr>
                  <w:commentReference w:id="104"/>
                </w:r>
              </w:sdtContent>
            </w:sdt>
            <w:bookmarkEnd w:id="103"/>
          </w:p>
        </w:tc>
      </w:tr>
    </w:tbl>
    <w:bookmarkEnd w:id="74"/>
    <w:p w14:paraId="6C1A11A9" w14:textId="497F6FE0" w:rsidR="00141DFB" w:rsidRDefault="00000000" w:rsidP="002138A3">
      <w:pPr>
        <w:pStyle w:val="Heading2"/>
        <w:spacing w:after="240"/>
      </w:pPr>
      <w:customXmlDelRangeStart w:id="106" w:author="Cho, Hye Soo" w:date="2025-06-23T14:55:00Z"/>
      <w:sdt>
        <w:sdtPr>
          <w:tag w:val="goog_rdk_56"/>
          <w:id w:val="627892490"/>
        </w:sdtPr>
        <w:sdtContent>
          <w:customXmlDelRangeEnd w:id="106"/>
          <w:customXmlDelRangeStart w:id="107" w:author="Cho, Hye Soo" w:date="2025-06-23T14:55:00Z"/>
        </w:sdtContent>
      </w:sdt>
      <w:customXmlDelRangeEnd w:id="107"/>
    </w:p>
    <w:p w14:paraId="07693DAA" w14:textId="77777777" w:rsidR="00FD17E3" w:rsidRDefault="00FD17E3">
      <w:pPr>
        <w:spacing w:before="0" w:line="240" w:lineRule="auto"/>
        <w:rPr>
          <w:ins w:id="108" w:author="Cho, Hye Soo" w:date="2025-06-23T14:54:00Z"/>
          <w:rFonts w:eastAsia="Batang" w:cs="Arial"/>
          <w:b/>
          <w:sz w:val="26"/>
          <w:szCs w:val="26"/>
          <w:lang w:eastAsia="ko-KR"/>
        </w:rPr>
      </w:pPr>
      <w:ins w:id="109" w:author="Cho, Hye Soo" w:date="2025-06-23T14:54:00Z">
        <w:r>
          <w:rPr>
            <w:rFonts w:eastAsia="Batang"/>
            <w:lang w:eastAsia="ko-KR"/>
          </w:rPr>
          <w:br w:type="page"/>
        </w:r>
      </w:ins>
    </w:p>
    <w:p w14:paraId="6C1A11AA" w14:textId="0D0B5930" w:rsidR="00141DFB" w:rsidDel="00EC6672" w:rsidRDefault="00000000" w:rsidP="003D39DB">
      <w:pPr>
        <w:pStyle w:val="normal1"/>
        <w:numPr>
          <w:ilvl w:val="0"/>
          <w:numId w:val="4"/>
        </w:numPr>
        <w:rPr>
          <w:del w:id="110" w:author="Cho, Hye Soo" w:date="2025-06-23T14:54:00Z"/>
        </w:rPr>
      </w:pPr>
      <w:customXmlDelRangeStart w:id="111" w:author="Cho, Hye Soo" w:date="2025-06-23T14:54:00Z"/>
      <w:sdt>
        <w:sdtPr>
          <w:tag w:val="goog_rdk_58"/>
          <w:id w:val="-1604031215"/>
        </w:sdtPr>
        <w:sdtContent>
          <w:customXmlDelRangeEnd w:id="111"/>
          <w:customXmlDelRangeStart w:id="112" w:author="Cho, Hye Soo" w:date="2025-06-23T14:54:00Z"/>
        </w:sdtContent>
      </w:sdt>
      <w:customXmlDelRangeEnd w:id="112"/>
    </w:p>
    <w:p w14:paraId="6C1A11AB" w14:textId="1602A3C9" w:rsidR="00141DFB" w:rsidDel="00EC6672" w:rsidRDefault="00000000">
      <w:pPr>
        <w:pStyle w:val="normal1"/>
        <w:rPr>
          <w:del w:id="113" w:author="Cho, Hye Soo" w:date="2025-06-23T14:54:00Z"/>
        </w:rPr>
      </w:pPr>
      <w:customXmlDelRangeStart w:id="114" w:author="Cho, Hye Soo" w:date="2025-06-23T14:54:00Z"/>
      <w:sdt>
        <w:sdtPr>
          <w:tag w:val="goog_rdk_60"/>
          <w:id w:val="1914045580"/>
        </w:sdtPr>
        <w:sdtContent>
          <w:customXmlDelRangeEnd w:id="114"/>
          <w:customXmlDelRangeStart w:id="115" w:author="Cho, Hye Soo" w:date="2025-06-23T14:54:00Z"/>
        </w:sdtContent>
      </w:sdt>
      <w:customXmlDelRangeEnd w:id="115"/>
    </w:p>
    <w:p w14:paraId="6C1A11AC" w14:textId="53623BFA" w:rsidR="00141DFB" w:rsidDel="002512B2" w:rsidRDefault="00000000">
      <w:pPr>
        <w:pStyle w:val="normal1"/>
        <w:rPr>
          <w:del w:id="116" w:author="Cho, Hye Soo" w:date="2025-06-23T14:52:00Z"/>
        </w:rPr>
      </w:pPr>
      <w:customXmlDelRangeStart w:id="117" w:author="Cho, Hye Soo" w:date="2025-06-23T14:52:00Z"/>
      <w:sdt>
        <w:sdtPr>
          <w:tag w:val="goog_rdk_62"/>
          <w:id w:val="-1341464797"/>
        </w:sdtPr>
        <w:sdtContent>
          <w:customXmlDelRangeEnd w:id="117"/>
          <w:customXmlDelRangeStart w:id="118" w:author="Cho, Hye Soo" w:date="2025-06-23T14:52:00Z"/>
        </w:sdtContent>
      </w:sdt>
      <w:customXmlDelRangeEnd w:id="118"/>
    </w:p>
    <w:p w14:paraId="6C1A11AD" w14:textId="04200144" w:rsidR="00141DFB" w:rsidDel="002512B2" w:rsidRDefault="00000000">
      <w:pPr>
        <w:pStyle w:val="normal1"/>
        <w:rPr>
          <w:del w:id="119" w:author="Cho, Hye Soo" w:date="2025-06-23T14:52:00Z"/>
        </w:rPr>
      </w:pPr>
      <w:customXmlDelRangeStart w:id="120" w:author="Cho, Hye Soo" w:date="2025-06-23T14:52:00Z"/>
      <w:sdt>
        <w:sdtPr>
          <w:tag w:val="goog_rdk_64"/>
          <w:id w:val="-1338533758"/>
        </w:sdtPr>
        <w:sdtContent>
          <w:customXmlDelRangeEnd w:id="120"/>
          <w:customXmlDelRangeStart w:id="121" w:author="Cho, Hye Soo" w:date="2025-06-23T14:52:00Z"/>
        </w:sdtContent>
      </w:sdt>
      <w:customXmlDelRangeEnd w:id="121"/>
    </w:p>
    <w:p w14:paraId="6C1A11AE" w14:textId="392DDAFC" w:rsidR="00141DFB" w:rsidRPr="002512B2" w:rsidDel="002512B2" w:rsidRDefault="00000000" w:rsidP="002512B2">
      <w:pPr>
        <w:pStyle w:val="normal1"/>
        <w:rPr>
          <w:del w:id="122" w:author="Cho, Hye Soo" w:date="2025-06-23T14:52:00Z"/>
          <w:rFonts w:eastAsia="Batang"/>
          <w:lang w:eastAsia="ko-KR"/>
          <w:rPrChange w:id="123" w:author="Cho, Hye Soo" w:date="2025-06-23T14:52:00Z">
            <w:rPr>
              <w:del w:id="124" w:author="Cho, Hye Soo" w:date="2025-06-23T14:52:00Z"/>
            </w:rPr>
          </w:rPrChange>
        </w:rPr>
      </w:pPr>
      <w:customXmlDelRangeStart w:id="125" w:author="Cho, Hye Soo" w:date="2025-06-23T14:52:00Z"/>
      <w:sdt>
        <w:sdtPr>
          <w:tag w:val="goog_rdk_66"/>
          <w:id w:val="550971123"/>
        </w:sdtPr>
        <w:sdtContent>
          <w:customXmlDelRangeEnd w:id="125"/>
          <w:customXmlDelRangeStart w:id="126" w:author="Cho, Hye Soo" w:date="2025-06-23T14:52:00Z"/>
        </w:sdtContent>
      </w:sdt>
      <w:customXmlDelRangeEnd w:id="126"/>
    </w:p>
    <w:p w14:paraId="6C1A11AF" w14:textId="2181A161" w:rsidR="00141DFB" w:rsidDel="002512B2" w:rsidRDefault="00000000" w:rsidP="002512B2">
      <w:pPr>
        <w:pStyle w:val="normal1"/>
        <w:rPr>
          <w:del w:id="127" w:author="Cho, Hye Soo" w:date="2025-06-23T14:52:00Z"/>
        </w:rPr>
      </w:pPr>
      <w:customXmlDelRangeStart w:id="128" w:author="Cho, Hye Soo" w:date="2025-06-23T14:52:00Z"/>
      <w:sdt>
        <w:sdtPr>
          <w:tag w:val="goog_rdk_68"/>
          <w:id w:val="-1964947211"/>
        </w:sdtPr>
        <w:sdtContent>
          <w:customXmlDelRangeEnd w:id="128"/>
          <w:customXmlDelRangeStart w:id="129" w:author="Cho, Hye Soo" w:date="2025-06-23T14:52:00Z"/>
        </w:sdtContent>
      </w:sdt>
      <w:customXmlDelRangeEnd w:id="129"/>
    </w:p>
    <w:p w14:paraId="6C1A11B0" w14:textId="2E94E3EC" w:rsidR="00141DFB" w:rsidDel="002512B2" w:rsidRDefault="00000000" w:rsidP="002512B2">
      <w:pPr>
        <w:pStyle w:val="normal1"/>
        <w:rPr>
          <w:del w:id="130" w:author="Cho, Hye Soo" w:date="2025-06-23T14:52:00Z"/>
        </w:rPr>
      </w:pPr>
      <w:customXmlDelRangeStart w:id="131" w:author="Cho, Hye Soo" w:date="2025-06-23T14:52:00Z"/>
      <w:sdt>
        <w:sdtPr>
          <w:tag w:val="goog_rdk_70"/>
          <w:id w:val="1026059713"/>
        </w:sdtPr>
        <w:sdtContent>
          <w:customXmlDelRangeEnd w:id="131"/>
          <w:customXmlDelRangeStart w:id="132" w:author="Cho, Hye Soo" w:date="2025-06-23T14:52:00Z"/>
        </w:sdtContent>
      </w:sdt>
      <w:customXmlDelRangeEnd w:id="132"/>
    </w:p>
    <w:p w14:paraId="6C1A11B1" w14:textId="5A258B99" w:rsidR="00141DFB" w:rsidDel="002512B2" w:rsidRDefault="00000000" w:rsidP="002512B2">
      <w:pPr>
        <w:pStyle w:val="normal1"/>
        <w:rPr>
          <w:del w:id="133" w:author="Cho, Hye Soo" w:date="2025-06-23T14:52:00Z"/>
        </w:rPr>
      </w:pPr>
      <w:customXmlDelRangeStart w:id="134" w:author="Cho, Hye Soo" w:date="2025-06-23T14:52:00Z"/>
      <w:sdt>
        <w:sdtPr>
          <w:tag w:val="goog_rdk_72"/>
          <w:id w:val="-754748035"/>
        </w:sdtPr>
        <w:sdtContent>
          <w:customXmlDelRangeEnd w:id="134"/>
          <w:customXmlDelRangeStart w:id="135" w:author="Cho, Hye Soo" w:date="2025-06-23T14:52:00Z"/>
        </w:sdtContent>
      </w:sdt>
      <w:customXmlDelRangeEnd w:id="135"/>
    </w:p>
    <w:p w14:paraId="6C1A11B2" w14:textId="13347B2B" w:rsidR="00141DFB" w:rsidDel="002512B2" w:rsidRDefault="00000000" w:rsidP="002512B2">
      <w:pPr>
        <w:pStyle w:val="normal1"/>
        <w:rPr>
          <w:del w:id="136" w:author="Cho, Hye Soo" w:date="2025-06-23T14:52:00Z"/>
        </w:rPr>
      </w:pPr>
      <w:customXmlDelRangeStart w:id="137" w:author="Cho, Hye Soo" w:date="2025-06-23T14:52:00Z"/>
      <w:sdt>
        <w:sdtPr>
          <w:tag w:val="goog_rdk_74"/>
          <w:id w:val="-1708246924"/>
        </w:sdtPr>
        <w:sdtContent>
          <w:customXmlDelRangeEnd w:id="137"/>
          <w:customXmlDelRangeStart w:id="138" w:author="Cho, Hye Soo" w:date="2025-06-23T14:52:00Z"/>
        </w:sdtContent>
      </w:sdt>
      <w:customXmlDelRangeEnd w:id="138"/>
    </w:p>
    <w:p w14:paraId="6C1A11B3" w14:textId="7730A304" w:rsidR="00141DFB" w:rsidDel="002512B2" w:rsidRDefault="00000000" w:rsidP="002512B2">
      <w:pPr>
        <w:pStyle w:val="normal1"/>
        <w:rPr>
          <w:del w:id="139" w:author="Cho, Hye Soo" w:date="2025-06-23T14:52:00Z"/>
        </w:rPr>
      </w:pPr>
      <w:customXmlDelRangeStart w:id="140" w:author="Cho, Hye Soo" w:date="2025-06-23T14:52:00Z"/>
      <w:sdt>
        <w:sdtPr>
          <w:tag w:val="goog_rdk_76"/>
          <w:id w:val="76642210"/>
        </w:sdtPr>
        <w:sdtContent>
          <w:customXmlDelRangeEnd w:id="140"/>
          <w:customXmlDelRangeStart w:id="141" w:author="Cho, Hye Soo" w:date="2025-06-23T14:52:00Z"/>
        </w:sdtContent>
      </w:sdt>
      <w:customXmlDelRangeEnd w:id="141"/>
    </w:p>
    <w:p w14:paraId="6C1A11B4" w14:textId="3EE8F69C" w:rsidR="00141DFB" w:rsidDel="00190BEE" w:rsidRDefault="00000000" w:rsidP="002512B2">
      <w:pPr>
        <w:pStyle w:val="normal1"/>
        <w:rPr>
          <w:del w:id="142" w:author="Cho, Hye Soo" w:date="2025-06-17T09:58:00Z"/>
        </w:rPr>
      </w:pPr>
      <w:customXmlDelRangeStart w:id="143" w:author="Cho, Hye Soo" w:date="2025-06-17T09:58:00Z"/>
      <w:sdt>
        <w:sdtPr>
          <w:tag w:val="goog_rdk_78"/>
          <w:id w:val="-389042344"/>
        </w:sdtPr>
        <w:sdtContent>
          <w:customXmlDelRangeEnd w:id="143"/>
          <w:customXmlDelRangeStart w:id="144" w:author="Cho, Hye Soo" w:date="2025-06-17T09:58:00Z"/>
        </w:sdtContent>
      </w:sdt>
      <w:customXmlDelRangeEnd w:id="144"/>
    </w:p>
    <w:p w14:paraId="6C1A11B5" w14:textId="139180C4" w:rsidR="00141DFB" w:rsidDel="00190BEE" w:rsidRDefault="00000000">
      <w:pPr>
        <w:pStyle w:val="normal1"/>
        <w:rPr>
          <w:del w:id="145" w:author="Cho, Hye Soo" w:date="2025-06-17T09:58:00Z"/>
        </w:rPr>
      </w:pPr>
      <w:customXmlDelRangeStart w:id="146" w:author="Cho, Hye Soo" w:date="2025-06-17T09:58:00Z"/>
      <w:sdt>
        <w:sdtPr>
          <w:tag w:val="goog_rdk_80"/>
          <w:id w:val="624127470"/>
          <w:showingPlcHdr/>
        </w:sdtPr>
        <w:sdtContent>
          <w:customXmlDelRangeEnd w:id="146"/>
          <w:r w:rsidR="00EC6672">
            <w:t xml:space="preserve">     </w:t>
          </w:r>
          <w:customXmlDelRangeStart w:id="147" w:author="Cho, Hye Soo" w:date="2025-06-17T09:58:00Z"/>
        </w:sdtContent>
      </w:sdt>
      <w:customXmlDelRangeEnd w:id="147"/>
    </w:p>
    <w:p w14:paraId="6C1A11B6" w14:textId="42DD6658" w:rsidR="00141DFB" w:rsidRPr="002512B2" w:rsidDel="00190BEE" w:rsidRDefault="00141DFB">
      <w:pPr>
        <w:pStyle w:val="normal1"/>
        <w:rPr>
          <w:del w:id="148" w:author="Cho, Hye Soo" w:date="2025-06-17T09:58:00Z"/>
          <w:rFonts w:ascii="Arial" w:eastAsia="Batang" w:hAnsi="Arial"/>
          <w:color w:val="000000"/>
          <w:lang w:eastAsia="ko-KR"/>
        </w:rPr>
      </w:pPr>
    </w:p>
    <w:p w14:paraId="6C1A11B7" w14:textId="42AC1E54" w:rsidR="00141DFB" w:rsidRPr="00C42BD1" w:rsidDel="00190BEE" w:rsidRDefault="00141DFB">
      <w:pPr>
        <w:pStyle w:val="normal1"/>
        <w:rPr>
          <w:del w:id="149" w:author="Cho, Hye Soo" w:date="2025-06-17T09:58:00Z"/>
          <w:rFonts w:ascii="Arial" w:eastAsia="Batang" w:hAnsi="Arial"/>
          <w:color w:val="000000"/>
          <w:lang w:eastAsia="ko-KR"/>
        </w:rPr>
      </w:pPr>
    </w:p>
    <w:customXmlDelRangeStart w:id="150" w:author="Cho, Hye Soo" w:date="2025-06-23T14:50:00Z"/>
    <w:sdt>
      <w:sdtPr>
        <w:tag w:val="goog_rdk_82"/>
        <w:id w:val="-1539033145"/>
      </w:sdtPr>
      <w:sdtContent>
        <w:customXmlDelRangeEnd w:id="150"/>
        <w:p w14:paraId="6C1A11B8" w14:textId="12170CDA" w:rsidR="00141DFB" w:rsidDel="00292A20" w:rsidRDefault="00000000">
          <w:pPr>
            <w:pStyle w:val="normal1"/>
            <w:rPr>
              <w:del w:id="151" w:author="Cho, Hye Soo" w:date="2025-06-23T14:50:00Z"/>
              <w:rFonts w:ascii="Arial" w:eastAsia="Arial" w:hAnsi="Arial"/>
              <w:color w:val="000000"/>
            </w:rPr>
          </w:pPr>
        </w:p>
        <w:customXmlDelRangeStart w:id="152" w:author="Cho, Hye Soo" w:date="2025-06-23T14:50:00Z"/>
      </w:sdtContent>
    </w:sdt>
    <w:customXmlDelRangeEnd w:id="152"/>
    <w:p w14:paraId="6C1A11B9" w14:textId="77777777" w:rsidR="00141DFB" w:rsidRDefault="00A53DE9">
      <w:pPr>
        <w:pStyle w:val="Heading2"/>
        <w:numPr>
          <w:ilvl w:val="1"/>
          <w:numId w:val="4"/>
        </w:numPr>
        <w:spacing w:after="240"/>
      </w:pPr>
      <w:bookmarkStart w:id="153" w:name="_heading=h.1o3a656zevxj"/>
      <w:bookmarkEnd w:id="153"/>
      <w:r>
        <w:t>ADaM Programs</w:t>
      </w:r>
    </w:p>
    <w:p w14:paraId="6C1A11BA" w14:textId="47BCA47F" w:rsidR="00141DFB" w:rsidRDefault="00A53DE9">
      <w:pPr>
        <w:pStyle w:val="normal1"/>
        <w:rPr>
          <w:color w:val="FF0000"/>
        </w:rPr>
      </w:pPr>
      <w:r>
        <w:rPr>
          <w:color w:val="FF0000"/>
        </w:rPr>
        <w:t>(In general, SAS programs use Macro</w:t>
      </w:r>
      <w:ins w:id="154" w:author="Cho, Hye Soo" w:date="2025-06-23T14:55:00Z">
        <w:r w:rsidR="00FD17E3">
          <w:rPr>
            <w:rFonts w:eastAsia="Batang" w:hint="eastAsia"/>
            <w:color w:val="FF0000"/>
            <w:lang w:eastAsia="ko-KR"/>
          </w:rPr>
          <w:t>s</w:t>
        </w:r>
      </w:ins>
      <w:r>
        <w:rPr>
          <w:color w:val="FF0000"/>
        </w:rPr>
        <w:t xml:space="preserve"> and R programs use Function</w:t>
      </w:r>
      <w:ins w:id="155" w:author="Cho, Hye Soo" w:date="2025-06-23T14:55:00Z">
        <w:r w:rsidR="00FD17E3">
          <w:rPr>
            <w:rFonts w:eastAsia="Batang" w:hint="eastAsia"/>
            <w:color w:val="FF0000"/>
            <w:lang w:eastAsia="ko-KR"/>
          </w:rPr>
          <w:t>s</w:t>
        </w:r>
      </w:ins>
      <w:r>
        <w:rPr>
          <w:color w:val="FF0000"/>
        </w:rPr>
        <w:t xml:space="preserve">. Use either of them accordingly) </w:t>
      </w:r>
    </w:p>
    <w:tbl>
      <w:tblPr>
        <w:tblW w:w="9062" w:type="dxa"/>
        <w:tblInd w:w="288" w:type="dxa"/>
        <w:tblLayout w:type="fixed"/>
        <w:tblLook w:val="0000" w:firstRow="0" w:lastRow="0" w:firstColumn="0" w:lastColumn="0" w:noHBand="0" w:noVBand="0"/>
      </w:tblPr>
      <w:tblGrid>
        <w:gridCol w:w="2598"/>
        <w:gridCol w:w="2184"/>
        <w:gridCol w:w="4280"/>
      </w:tblGrid>
      <w:tr w:rsidR="00141DFB" w14:paraId="6C1A11BE" w14:textId="77777777">
        <w:trPr>
          <w:tblHeader/>
        </w:trPr>
        <w:tc>
          <w:tcPr>
            <w:tcW w:w="2598"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1BB" w14:textId="77777777" w:rsidR="00141DFB" w:rsidRDefault="00A53DE9">
            <w:pPr>
              <w:pStyle w:val="normal1"/>
              <w:rPr>
                <w:b/>
              </w:rPr>
            </w:pPr>
            <w:r>
              <w:rPr>
                <w:b/>
              </w:rPr>
              <w:t>Program Name</w:t>
            </w:r>
          </w:p>
        </w:tc>
        <w:tc>
          <w:tcPr>
            <w:tcW w:w="2184"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1BC" w14:textId="77777777" w:rsidR="00141DFB" w:rsidRDefault="00A53DE9">
            <w:pPr>
              <w:pStyle w:val="normal1"/>
              <w:rPr>
                <w:b/>
              </w:rPr>
            </w:pPr>
            <w:r>
              <w:rPr>
                <w:b/>
              </w:rPr>
              <w:t>Output</w:t>
            </w:r>
          </w:p>
        </w:tc>
        <w:tc>
          <w:tcPr>
            <w:tcW w:w="4280"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1BD" w14:textId="77777777" w:rsidR="00141DFB" w:rsidRDefault="00A53DE9">
            <w:pPr>
              <w:pStyle w:val="normal1"/>
              <w:rPr>
                <w:b/>
              </w:rPr>
            </w:pPr>
            <w:commentRangeStart w:id="156"/>
            <w:commentRangeStart w:id="157"/>
            <w:r>
              <w:rPr>
                <w:b/>
              </w:rPr>
              <w:t>Macro</w:t>
            </w:r>
            <w:r>
              <w:rPr>
                <w:b/>
                <w:color w:val="FF0000"/>
              </w:rPr>
              <w:t xml:space="preserve">/Function </w:t>
            </w:r>
            <w:r>
              <w:rPr>
                <w:b/>
              </w:rPr>
              <w:t>Used</w:t>
            </w:r>
            <w:commentRangeEnd w:id="156"/>
            <w:r w:rsidR="00C67316">
              <w:rPr>
                <w:rStyle w:val="CommentReference"/>
                <w:rFonts w:ascii="Calibri" w:hAnsi="Calibri"/>
                <w:lang w:val="x-none" w:eastAsia="x-none"/>
              </w:rPr>
              <w:commentReference w:id="156"/>
            </w:r>
            <w:commentRangeEnd w:id="157"/>
            <w:r w:rsidR="00C577E6">
              <w:rPr>
                <w:rStyle w:val="CommentReference"/>
                <w:rFonts w:ascii="Calibri" w:hAnsi="Calibri"/>
                <w:lang w:val="x-none" w:eastAsia="x-none"/>
              </w:rPr>
              <w:commentReference w:id="157"/>
            </w:r>
          </w:p>
        </w:tc>
      </w:tr>
      <w:tr w:rsidR="00141DFB" w14:paraId="6C1A11C2" w14:textId="77777777">
        <w:trPr>
          <w:trHeight w:val="357"/>
        </w:trPr>
        <w:tc>
          <w:tcPr>
            <w:tcW w:w="2598" w:type="dxa"/>
            <w:tcBorders>
              <w:top w:val="single" w:sz="4" w:space="0" w:color="000000"/>
              <w:left w:val="single" w:sz="4" w:space="0" w:color="000000"/>
              <w:bottom w:val="single" w:sz="4" w:space="0" w:color="000000"/>
              <w:right w:val="single" w:sz="4" w:space="0" w:color="000000"/>
            </w:tcBorders>
          </w:tcPr>
          <w:p w14:paraId="6C1A11BF" w14:textId="77777777" w:rsidR="00141DFB" w:rsidRDefault="00141DFB">
            <w:pPr>
              <w:pStyle w:val="normal1"/>
            </w:pPr>
          </w:p>
        </w:tc>
        <w:tc>
          <w:tcPr>
            <w:tcW w:w="2184" w:type="dxa"/>
            <w:tcBorders>
              <w:top w:val="single" w:sz="4" w:space="0" w:color="000000"/>
              <w:left w:val="single" w:sz="4" w:space="0" w:color="000000"/>
              <w:bottom w:val="single" w:sz="4" w:space="0" w:color="000000"/>
              <w:right w:val="single" w:sz="4" w:space="0" w:color="000000"/>
            </w:tcBorders>
          </w:tcPr>
          <w:p w14:paraId="6C1A11C0" w14:textId="77777777" w:rsidR="00141DFB" w:rsidRDefault="00141DFB">
            <w:pPr>
              <w:pStyle w:val="normal1"/>
            </w:pPr>
          </w:p>
        </w:tc>
        <w:tc>
          <w:tcPr>
            <w:tcW w:w="4280" w:type="dxa"/>
            <w:tcBorders>
              <w:top w:val="single" w:sz="4" w:space="0" w:color="000000"/>
              <w:left w:val="single" w:sz="4" w:space="0" w:color="000000"/>
              <w:bottom w:val="single" w:sz="4" w:space="0" w:color="000000"/>
              <w:right w:val="single" w:sz="4" w:space="0" w:color="000000"/>
            </w:tcBorders>
          </w:tcPr>
          <w:p w14:paraId="6C1A11C1" w14:textId="77777777" w:rsidR="00141DFB" w:rsidRDefault="00141DFB">
            <w:pPr>
              <w:pStyle w:val="normal1"/>
            </w:pPr>
          </w:p>
        </w:tc>
      </w:tr>
    </w:tbl>
    <w:p w14:paraId="6C1A11C3" w14:textId="1F3607AB" w:rsidR="00141DFB" w:rsidDel="0044035E" w:rsidRDefault="00141DFB">
      <w:pPr>
        <w:pStyle w:val="Heading2"/>
        <w:spacing w:after="240"/>
        <w:rPr>
          <w:ins w:id="158" w:author="Joel Laxamana" w:date="2025-06-06T18:23:00Z"/>
          <w:del w:id="159" w:author="Cho, Hye Soo" w:date="2025-06-17T10:03:00Z"/>
        </w:rPr>
      </w:pPr>
      <w:bookmarkStart w:id="160" w:name="_heading=h.d3a4kmk04x72"/>
      <w:bookmarkEnd w:id="160"/>
    </w:p>
    <w:p w14:paraId="6C1A11C4" w14:textId="56ACBF98" w:rsidR="00141DFB" w:rsidRDefault="00141DFB" w:rsidP="005237B0">
      <w:pPr>
        <w:pStyle w:val="Heading2"/>
        <w:spacing w:after="240"/>
        <w:rPr>
          <w:ins w:id="161" w:author="Joel Laxamana" w:date="2025-06-06T18:23:00Z"/>
        </w:rPr>
      </w:pPr>
    </w:p>
    <w:p w14:paraId="6C1A11C5" w14:textId="55BC83F8" w:rsidR="00141DFB" w:rsidRDefault="00A53DE9">
      <w:pPr>
        <w:pStyle w:val="normal1"/>
        <w:rPr>
          <w:ins w:id="162" w:author="Cho, Hye Soo" w:date="2025-06-17T10:02:00Z"/>
        </w:rPr>
      </w:pPr>
      <w:r>
        <w:t>Example for R submission</w:t>
      </w:r>
      <w:sdt>
        <w:sdtPr>
          <w:tag w:val="goog_rdk_89"/>
          <w:id w:val="-1347172864"/>
          <w:showingPlcHdr/>
        </w:sdtPr>
        <w:sdtContent>
          <w:r w:rsidR="00155700">
            <w:t xml:space="preserve">     </w:t>
          </w:r>
        </w:sdtContent>
      </w:sdt>
    </w:p>
    <w:p w14:paraId="1355BE81" w14:textId="4CC50DDC" w:rsidR="00155700" w:rsidRDefault="00155700">
      <w:pPr>
        <w:pStyle w:val="normal1"/>
      </w:pPr>
      <w:ins w:id="163" w:author="Cho, Hye Soo" w:date="2025-06-17T10:02:00Z">
        <w:r>
          <w:t>Option 1</w:t>
        </w:r>
      </w:ins>
    </w:p>
    <w:tbl>
      <w:tblPr>
        <w:tblW w:w="8955" w:type="dxa"/>
        <w:tblInd w:w="288" w:type="dxa"/>
        <w:tblLayout w:type="fixed"/>
        <w:tblLook w:val="0000" w:firstRow="0" w:lastRow="0" w:firstColumn="0" w:lastColumn="0" w:noHBand="0" w:noVBand="0"/>
      </w:tblPr>
      <w:tblGrid>
        <w:gridCol w:w="2639"/>
        <w:gridCol w:w="2191"/>
        <w:gridCol w:w="4125"/>
      </w:tblGrid>
      <w:tr w:rsidR="00141DFB" w14:paraId="6C1A11C9" w14:textId="77777777">
        <w:trPr>
          <w:tblHeader/>
          <w:ins w:id="164" w:author="Joel Laxamana" w:date="2025-06-06T18:23:00Z"/>
        </w:trPr>
        <w:tc>
          <w:tcPr>
            <w:tcW w:w="263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1A11C6" w14:textId="77777777" w:rsidR="00141DFB" w:rsidRDefault="00000000">
            <w:pPr>
              <w:pStyle w:val="normal1"/>
              <w:spacing w:before="60" w:after="60" w:line="259" w:lineRule="auto"/>
            </w:pPr>
            <w:sdt>
              <w:sdtPr>
                <w:tag w:val="goog_rdk_92"/>
                <w:id w:val="1446588362"/>
                <w:lock w:val="contentLocked"/>
              </w:sdtPr>
              <w:sdtContent>
                <w:ins w:id="165" w:author="Joel Laxamana" w:date="2025-06-06T18:23:00Z">
                  <w:r w:rsidR="00A53DE9">
                    <w:t>Program Name</w:t>
                  </w:r>
                </w:ins>
              </w:sdtContent>
            </w:sdt>
          </w:p>
        </w:tc>
        <w:tc>
          <w:tcPr>
            <w:tcW w:w="21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1A11C7" w14:textId="77777777" w:rsidR="00141DFB" w:rsidRDefault="00000000">
            <w:pPr>
              <w:pStyle w:val="normal1"/>
              <w:spacing w:before="60" w:after="60" w:line="259" w:lineRule="auto"/>
            </w:pPr>
            <w:sdt>
              <w:sdtPr>
                <w:tag w:val="goog_rdk_94"/>
                <w:id w:val="-1726753864"/>
              </w:sdtPr>
              <w:sdtContent>
                <w:ins w:id="166" w:author="Joel Laxamana" w:date="2025-06-06T18:23:00Z">
                  <w:r w:rsidR="00A53DE9">
                    <w:t>Output</w:t>
                  </w:r>
                </w:ins>
              </w:sdtContent>
            </w:sdt>
          </w:p>
        </w:tc>
        <w:commentRangeStart w:id="167"/>
        <w:commentRangeStart w:id="168"/>
        <w:commentRangeStart w:id="169"/>
        <w:commentRangeStart w:id="170"/>
        <w:tc>
          <w:tcPr>
            <w:tcW w:w="41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1A11C8" w14:textId="75D3EF50" w:rsidR="00141DFB" w:rsidRDefault="00000000">
            <w:pPr>
              <w:pStyle w:val="normal1"/>
              <w:spacing w:before="60" w:after="60" w:line="259" w:lineRule="auto"/>
            </w:pPr>
            <w:customXmlDelRangeStart w:id="171" w:author="Cho, Hye Soo" w:date="2025-06-17T10:06:00Z"/>
            <w:sdt>
              <w:sdtPr>
                <w:tag w:val="goog_rdk_97"/>
                <w:id w:val="-1833985170"/>
              </w:sdtPr>
              <w:sdtContent>
                <w:customXmlDelRangeEnd w:id="171"/>
                <w:customXmlDelRangeStart w:id="172" w:author="Cho, Hye Soo" w:date="2025-06-17T10:06:00Z"/>
              </w:sdtContent>
            </w:sdt>
            <w:customXmlDelRangeEnd w:id="172"/>
            <w:ins w:id="173" w:author="Joel Laxamana" w:date="2025-06-06T18:23:00Z">
              <w:r w:rsidR="00A53DE9">
                <w:t>Routine</w:t>
              </w:r>
            </w:ins>
            <w:commentRangeEnd w:id="167"/>
            <w:r w:rsidR="00A53DE9">
              <w:commentReference w:id="167"/>
            </w:r>
            <w:commentRangeEnd w:id="168"/>
            <w:r w:rsidR="0005258D">
              <w:rPr>
                <w:rStyle w:val="CommentReference"/>
                <w:rFonts w:ascii="Calibri" w:hAnsi="Calibri"/>
                <w:lang w:val="x-none" w:eastAsia="x-none"/>
              </w:rPr>
              <w:commentReference w:id="168"/>
            </w:r>
            <w:commentRangeEnd w:id="169"/>
            <w:r w:rsidR="00C577E6">
              <w:rPr>
                <w:rStyle w:val="CommentReference"/>
                <w:rFonts w:ascii="Calibri" w:hAnsi="Calibri"/>
                <w:lang w:val="x-none" w:eastAsia="x-none"/>
              </w:rPr>
              <w:commentReference w:id="169"/>
            </w:r>
            <w:commentRangeEnd w:id="170"/>
            <w:r w:rsidR="003F0F04">
              <w:rPr>
                <w:rStyle w:val="CommentReference"/>
                <w:rFonts w:ascii="Calibri" w:hAnsi="Calibri"/>
                <w:lang w:val="x-none" w:eastAsia="x-none"/>
              </w:rPr>
              <w:commentReference w:id="170"/>
            </w:r>
          </w:p>
        </w:tc>
      </w:tr>
      <w:tr w:rsidR="00141DFB" w14:paraId="6C1A11CE" w14:textId="77777777">
        <w:trPr>
          <w:trHeight w:val="357"/>
          <w:ins w:id="174" w:author="Joel Laxamana" w:date="2025-06-06T18:23:00Z"/>
        </w:trPr>
        <w:tc>
          <w:tcPr>
            <w:tcW w:w="2639" w:type="dxa"/>
            <w:tcBorders>
              <w:top w:val="single" w:sz="4" w:space="0" w:color="000000"/>
              <w:left w:val="single" w:sz="4" w:space="0" w:color="000000"/>
              <w:bottom w:val="single" w:sz="4" w:space="0" w:color="000000"/>
              <w:right w:val="single" w:sz="4" w:space="0" w:color="000000"/>
            </w:tcBorders>
          </w:tcPr>
          <w:p w14:paraId="6C1A11CA" w14:textId="77777777" w:rsidR="00141DFB" w:rsidRDefault="00000000">
            <w:pPr>
              <w:pStyle w:val="normal1"/>
              <w:spacing w:before="0" w:after="160" w:line="259" w:lineRule="auto"/>
            </w:pPr>
            <w:sdt>
              <w:sdtPr>
                <w:tag w:val="goog_rdk_100"/>
                <w:id w:val="-1426262218"/>
              </w:sdtPr>
              <w:sdtContent>
                <w:proofErr w:type="spellStart"/>
                <w:proofErr w:type="gramStart"/>
                <w:ins w:id="175" w:author="Joel Laxamana" w:date="2025-06-06T18:23:00Z">
                  <w:r w:rsidR="00A53DE9">
                    <w:t>adsl.r</w:t>
                  </w:r>
                </w:ins>
                <w:proofErr w:type="spellEnd"/>
                <w:proofErr w:type="gramEnd"/>
              </w:sdtContent>
            </w:sdt>
          </w:p>
        </w:tc>
        <w:tc>
          <w:tcPr>
            <w:tcW w:w="2191" w:type="dxa"/>
            <w:tcBorders>
              <w:top w:val="single" w:sz="4" w:space="0" w:color="000000"/>
              <w:left w:val="single" w:sz="4" w:space="0" w:color="000000"/>
              <w:bottom w:val="single" w:sz="4" w:space="0" w:color="000000"/>
              <w:right w:val="single" w:sz="4" w:space="0" w:color="000000"/>
            </w:tcBorders>
          </w:tcPr>
          <w:p w14:paraId="6C1A11CB" w14:textId="77777777" w:rsidR="00141DFB" w:rsidRDefault="00000000">
            <w:pPr>
              <w:pStyle w:val="normal1"/>
              <w:spacing w:before="0" w:after="160" w:line="259" w:lineRule="auto"/>
            </w:pPr>
            <w:sdt>
              <w:sdtPr>
                <w:tag w:val="goog_rdk_102"/>
                <w:id w:val="1187486490"/>
              </w:sdtPr>
              <w:sdtContent>
                <w:proofErr w:type="spellStart"/>
                <w:ins w:id="176" w:author="Joel Laxamana" w:date="2025-06-06T18:23:00Z">
                  <w:r w:rsidR="00A53DE9">
                    <w:t>adsl.xpt</w:t>
                  </w:r>
                </w:ins>
                <w:proofErr w:type="spellEnd"/>
              </w:sdtContent>
            </w:sdt>
          </w:p>
        </w:tc>
        <w:tc>
          <w:tcPr>
            <w:tcW w:w="4125" w:type="dxa"/>
            <w:tcBorders>
              <w:top w:val="single" w:sz="4" w:space="0" w:color="000000"/>
              <w:left w:val="single" w:sz="4" w:space="0" w:color="000000"/>
              <w:bottom w:val="single" w:sz="4" w:space="0" w:color="000000"/>
              <w:right w:val="single" w:sz="4" w:space="0" w:color="000000"/>
            </w:tcBorders>
          </w:tcPr>
          <w:p w14:paraId="7F5C2752" w14:textId="7C1EB3A1" w:rsidR="008B7FA2" w:rsidRPr="00562F5F" w:rsidDel="00145A4A" w:rsidRDefault="00000000" w:rsidP="00562F5F">
            <w:pPr>
              <w:pStyle w:val="normal1"/>
              <w:tabs>
                <w:tab w:val="left" w:pos="3053"/>
              </w:tabs>
              <w:spacing w:before="0" w:after="160" w:line="259" w:lineRule="auto"/>
              <w:rPr>
                <w:ins w:id="177" w:author="Joel Laxamana" w:date="2025-06-06T18:23:00Z"/>
                <w:del w:id="178" w:author="Cho, Hye Soo" w:date="2025-06-17T09:41:00Z"/>
                <w:rFonts w:eastAsia="Batang"/>
                <w:lang w:eastAsia="ko-KR"/>
              </w:rPr>
            </w:pPr>
            <w:sdt>
              <w:sdtPr>
                <w:tag w:val="goog_rdk_104"/>
                <w:id w:val="-1582903405"/>
              </w:sdtPr>
              <w:sdtContent>
                <w:proofErr w:type="gramStart"/>
                <w:ins w:id="179" w:author="Joel Laxamana" w:date="2025-06-06T18:23:00Z">
                  <w:r w:rsidR="00A53DE9">
                    <w:t>library(</w:t>
                  </w:r>
                  <w:proofErr w:type="gramEnd"/>
                  <w:r w:rsidR="00A53DE9">
                    <w:t xml:space="preserve">), </w:t>
                  </w:r>
                  <w:proofErr w:type="gramStart"/>
                  <w:r w:rsidR="00A53DE9">
                    <w:t>filter(</w:t>
                  </w:r>
                  <w:proofErr w:type="gramEnd"/>
                  <w:r w:rsidR="00A53DE9">
                    <w:t xml:space="preserve">), </w:t>
                  </w:r>
                  <w:proofErr w:type="gramStart"/>
                  <w:r w:rsidR="00A53DE9">
                    <w:t>min(</w:t>
                  </w:r>
                  <w:proofErr w:type="gramEnd"/>
                  <w:r w:rsidR="00A53DE9">
                    <w:t xml:space="preserve">), </w:t>
                  </w:r>
                  <w:proofErr w:type="gramStart"/>
                  <w:r w:rsidR="00A53DE9">
                    <w:t>max(</w:t>
                  </w:r>
                  <w:proofErr w:type="gramEnd"/>
                  <w:r w:rsidR="00A53DE9">
                    <w:t>)</w:t>
                  </w:r>
                </w:ins>
              </w:sdtContent>
            </w:sdt>
          </w:p>
          <w:p w14:paraId="6C1A11CD" w14:textId="44D4E167" w:rsidR="00141DFB" w:rsidRDefault="00000000" w:rsidP="00562F5F">
            <w:pPr>
              <w:pStyle w:val="normal1"/>
              <w:tabs>
                <w:tab w:val="left" w:pos="3053"/>
              </w:tabs>
              <w:snapToGrid w:val="0"/>
              <w:spacing w:before="0" w:line="259" w:lineRule="auto"/>
            </w:pPr>
            <w:customXmlDelRangeStart w:id="180" w:author="Cho, Hye Soo" w:date="2025-06-17T09:41:00Z"/>
            <w:sdt>
              <w:sdtPr>
                <w:tag w:val="goog_rdk_106"/>
                <w:id w:val="-1841925454"/>
              </w:sdtPr>
              <w:sdtContent>
                <w:customXmlDelRangeEnd w:id="180"/>
                <w:customXmlDelRangeStart w:id="181" w:author="Cho, Hye Soo" w:date="2025-06-17T09:41:00Z"/>
              </w:sdtContent>
            </w:sdt>
            <w:customXmlDelRangeEnd w:id="181"/>
          </w:p>
        </w:tc>
      </w:tr>
      <w:tr w:rsidR="00141DFB" w14:paraId="6C1A11D2" w14:textId="77777777">
        <w:trPr>
          <w:trHeight w:val="357"/>
          <w:ins w:id="182" w:author="Joel Laxamana" w:date="2025-06-06T18:23:00Z"/>
        </w:trPr>
        <w:tc>
          <w:tcPr>
            <w:tcW w:w="2639" w:type="dxa"/>
            <w:tcBorders>
              <w:top w:val="single" w:sz="4" w:space="0" w:color="000000"/>
              <w:left w:val="single" w:sz="4" w:space="0" w:color="000000"/>
              <w:bottom w:val="single" w:sz="4" w:space="0" w:color="000000"/>
              <w:right w:val="single" w:sz="4" w:space="0" w:color="000000"/>
            </w:tcBorders>
          </w:tcPr>
          <w:p w14:paraId="6C1A11CF" w14:textId="77777777" w:rsidR="00141DFB" w:rsidRDefault="00000000">
            <w:pPr>
              <w:pStyle w:val="normal1"/>
              <w:spacing w:before="0" w:after="160" w:line="259" w:lineRule="auto"/>
            </w:pPr>
            <w:sdt>
              <w:sdtPr>
                <w:tag w:val="goog_rdk_109"/>
                <w:id w:val="2026976251"/>
              </w:sdtPr>
              <w:sdtContent>
                <w:proofErr w:type="spellStart"/>
                <w:proofErr w:type="gramStart"/>
                <w:ins w:id="183" w:author="Joel Laxamana" w:date="2025-06-06T18:23:00Z">
                  <w:r w:rsidR="00A53DE9">
                    <w:t>adadas.r</w:t>
                  </w:r>
                </w:ins>
                <w:proofErr w:type="spellEnd"/>
                <w:proofErr w:type="gramEnd"/>
              </w:sdtContent>
            </w:sdt>
          </w:p>
        </w:tc>
        <w:tc>
          <w:tcPr>
            <w:tcW w:w="2191" w:type="dxa"/>
            <w:tcBorders>
              <w:top w:val="single" w:sz="4" w:space="0" w:color="000000"/>
              <w:left w:val="single" w:sz="4" w:space="0" w:color="000000"/>
              <w:bottom w:val="single" w:sz="4" w:space="0" w:color="000000"/>
              <w:right w:val="single" w:sz="4" w:space="0" w:color="000000"/>
            </w:tcBorders>
          </w:tcPr>
          <w:p w14:paraId="6C1A11D0" w14:textId="77777777" w:rsidR="00141DFB" w:rsidRDefault="00000000">
            <w:pPr>
              <w:pStyle w:val="normal1"/>
              <w:spacing w:before="0" w:after="160" w:line="259" w:lineRule="auto"/>
            </w:pPr>
            <w:sdt>
              <w:sdtPr>
                <w:tag w:val="goog_rdk_111"/>
                <w:id w:val="1855004057"/>
              </w:sdtPr>
              <w:sdtContent>
                <w:proofErr w:type="spellStart"/>
                <w:ins w:id="184" w:author="Joel Laxamana" w:date="2025-06-06T18:23:00Z">
                  <w:r w:rsidR="00A53DE9">
                    <w:t>adas.xpt</w:t>
                  </w:r>
                </w:ins>
                <w:proofErr w:type="spellEnd"/>
              </w:sdtContent>
            </w:sdt>
          </w:p>
        </w:tc>
        <w:tc>
          <w:tcPr>
            <w:tcW w:w="4125" w:type="dxa"/>
            <w:tcBorders>
              <w:top w:val="single" w:sz="4" w:space="0" w:color="000000"/>
              <w:left w:val="single" w:sz="4" w:space="0" w:color="000000"/>
              <w:bottom w:val="single" w:sz="4" w:space="0" w:color="000000"/>
              <w:right w:val="single" w:sz="4" w:space="0" w:color="000000"/>
            </w:tcBorders>
          </w:tcPr>
          <w:p w14:paraId="6C1A11D1" w14:textId="77777777" w:rsidR="00141DFB" w:rsidRDefault="00000000">
            <w:pPr>
              <w:pStyle w:val="normal1"/>
              <w:spacing w:before="0" w:after="160" w:line="259" w:lineRule="auto"/>
            </w:pPr>
            <w:sdt>
              <w:sdtPr>
                <w:tag w:val="goog_rdk_113"/>
                <w:id w:val="-1306694420"/>
              </w:sdtPr>
              <w:sdtContent>
                <w:proofErr w:type="gramStart"/>
                <w:ins w:id="185" w:author="Joel Laxamana" w:date="2025-06-06T18:23:00Z">
                  <w:r w:rsidR="00A53DE9">
                    <w:t>library(</w:t>
                  </w:r>
                  <w:proofErr w:type="gramEnd"/>
                  <w:r w:rsidR="00A53DE9">
                    <w:t xml:space="preserve">), </w:t>
                  </w:r>
                  <w:proofErr w:type="gramStart"/>
                  <w:r w:rsidR="00A53DE9">
                    <w:t>filter(</w:t>
                  </w:r>
                  <w:proofErr w:type="gramEnd"/>
                  <w:r w:rsidR="00A53DE9">
                    <w:t xml:space="preserve">), </w:t>
                  </w:r>
                  <w:proofErr w:type="gramStart"/>
                  <w:r w:rsidR="00A53DE9">
                    <w:t>min(</w:t>
                  </w:r>
                  <w:proofErr w:type="gramEnd"/>
                  <w:r w:rsidR="00A53DE9">
                    <w:t xml:space="preserve">), </w:t>
                  </w:r>
                  <w:proofErr w:type="gramStart"/>
                  <w:r w:rsidR="00A53DE9">
                    <w:t>max(</w:t>
                  </w:r>
                  <w:proofErr w:type="gramEnd"/>
                  <w:r w:rsidR="00A53DE9">
                    <w:t>)</w:t>
                  </w:r>
                </w:ins>
              </w:sdtContent>
            </w:sdt>
          </w:p>
        </w:tc>
      </w:tr>
    </w:tbl>
    <w:p w14:paraId="6658C36A" w14:textId="77777777" w:rsidR="0044035E" w:rsidRDefault="0044035E">
      <w:pPr>
        <w:pStyle w:val="normal1"/>
        <w:spacing w:before="60" w:after="60" w:line="259" w:lineRule="auto"/>
        <w:rPr>
          <w:ins w:id="186" w:author="Cho, Hye Soo" w:date="2025-06-17T10:02:00Z"/>
        </w:rPr>
      </w:pPr>
    </w:p>
    <w:p w14:paraId="6C1A11D3" w14:textId="312EAABC" w:rsidR="00141DFB" w:rsidRPr="00967B8A" w:rsidDel="00562F5F" w:rsidRDefault="0044035E" w:rsidP="00854AAE">
      <w:pPr>
        <w:pStyle w:val="Heading2"/>
        <w:spacing w:after="240"/>
        <w:rPr>
          <w:del w:id="187" w:author="Cho, Hye Soo" w:date="2025-06-17T09:51:00Z"/>
          <w:sz w:val="22"/>
          <w:szCs w:val="22"/>
        </w:rPr>
      </w:pPr>
      <w:ins w:id="188" w:author="Cho, Hye Soo" w:date="2025-06-17T10:02:00Z">
        <w:r w:rsidRPr="00967B8A">
          <w:rPr>
            <w:sz w:val="22"/>
            <w:szCs w:val="22"/>
          </w:rPr>
          <w:lastRenderedPageBreak/>
          <w:t>Option 2</w:t>
        </w:r>
      </w:ins>
    </w:p>
    <w:tbl>
      <w:tblPr>
        <w:tblW w:w="8955" w:type="dxa"/>
        <w:tblInd w:w="288" w:type="dxa"/>
        <w:tblLayout w:type="fixed"/>
        <w:tblLook w:val="0000" w:firstRow="0" w:lastRow="0" w:firstColumn="0" w:lastColumn="0" w:noHBand="0" w:noVBand="0"/>
      </w:tblPr>
      <w:tblGrid>
        <w:gridCol w:w="2639"/>
        <w:gridCol w:w="2191"/>
        <w:gridCol w:w="4125"/>
      </w:tblGrid>
      <w:tr w:rsidR="00562F5F" w14:paraId="06B970B5" w14:textId="77777777">
        <w:trPr>
          <w:tblHeader/>
        </w:trPr>
        <w:tc>
          <w:tcPr>
            <w:tcW w:w="2639" w:type="dxa"/>
            <w:tcBorders>
              <w:top w:val="single" w:sz="4" w:space="0" w:color="000000"/>
              <w:left w:val="single" w:sz="4" w:space="0" w:color="000000"/>
              <w:bottom w:val="single" w:sz="4" w:space="0" w:color="000000"/>
              <w:right w:val="single" w:sz="4" w:space="0" w:color="000000"/>
            </w:tcBorders>
            <w:shd w:val="clear" w:color="auto" w:fill="D9D9D9"/>
            <w:vAlign w:val="center"/>
          </w:tcPr>
          <w:bookmarkStart w:id="189" w:name="OLE_LINK7"/>
          <w:p w14:paraId="5F534A71" w14:textId="77777777" w:rsidR="00562F5F" w:rsidRDefault="00000000">
            <w:pPr>
              <w:pStyle w:val="normal1"/>
              <w:spacing w:before="60" w:after="60" w:line="259" w:lineRule="auto"/>
            </w:pPr>
            <w:sdt>
              <w:sdtPr>
                <w:tag w:val="goog_rdk_92"/>
                <w:id w:val="-547679565"/>
                <w:lock w:val="contentLocked"/>
              </w:sdtPr>
              <w:sdtContent>
                <w:r w:rsidR="00562F5F">
                  <w:t>Program Name</w:t>
                </w:r>
              </w:sdtContent>
            </w:sdt>
          </w:p>
        </w:tc>
        <w:tc>
          <w:tcPr>
            <w:tcW w:w="21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95BC87D" w14:textId="77777777" w:rsidR="00562F5F" w:rsidRDefault="00000000">
            <w:pPr>
              <w:pStyle w:val="normal1"/>
              <w:spacing w:before="60" w:after="60" w:line="259" w:lineRule="auto"/>
            </w:pPr>
            <w:sdt>
              <w:sdtPr>
                <w:tag w:val="goog_rdk_94"/>
                <w:id w:val="-1185828488"/>
              </w:sdtPr>
              <w:sdtContent>
                <w:r w:rsidR="00562F5F">
                  <w:t>Output</w:t>
                </w:r>
              </w:sdtContent>
            </w:sdt>
          </w:p>
        </w:tc>
        <w:tc>
          <w:tcPr>
            <w:tcW w:w="41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272B6A" w14:textId="77777777" w:rsidR="00562F5F" w:rsidRDefault="00000000">
            <w:pPr>
              <w:pStyle w:val="normal1"/>
              <w:spacing w:before="60" w:after="60" w:line="259" w:lineRule="auto"/>
            </w:pPr>
            <w:sdt>
              <w:sdtPr>
                <w:tag w:val="goog_rdk_97"/>
                <w:id w:val="-1317717953"/>
              </w:sdtPr>
              <w:sdtContent/>
            </w:sdt>
            <w:r w:rsidR="00562F5F">
              <w:t>Routine</w:t>
            </w:r>
          </w:p>
        </w:tc>
      </w:tr>
      <w:tr w:rsidR="00C00DAF" w14:paraId="5B298EB9" w14:textId="77777777">
        <w:trPr>
          <w:trHeight w:val="357"/>
        </w:trPr>
        <w:tc>
          <w:tcPr>
            <w:tcW w:w="2639" w:type="dxa"/>
            <w:tcBorders>
              <w:top w:val="single" w:sz="4" w:space="0" w:color="000000"/>
              <w:left w:val="single" w:sz="4" w:space="0" w:color="000000"/>
              <w:bottom w:val="single" w:sz="4" w:space="0" w:color="000000"/>
              <w:right w:val="single" w:sz="4" w:space="0" w:color="000000"/>
            </w:tcBorders>
          </w:tcPr>
          <w:p w14:paraId="13257226" w14:textId="77777777" w:rsidR="00C00DAF" w:rsidRDefault="00000000">
            <w:pPr>
              <w:pStyle w:val="normal1"/>
              <w:spacing w:before="0" w:after="160" w:line="259" w:lineRule="auto"/>
            </w:pPr>
            <w:sdt>
              <w:sdtPr>
                <w:tag w:val="goog_rdk_100"/>
                <w:id w:val="245701872"/>
              </w:sdtPr>
              <w:sdtContent>
                <w:proofErr w:type="spellStart"/>
                <w:proofErr w:type="gramStart"/>
                <w:r w:rsidR="00C00DAF">
                  <w:t>adsl.r</w:t>
                </w:r>
                <w:proofErr w:type="spellEnd"/>
                <w:proofErr w:type="gramEnd"/>
              </w:sdtContent>
            </w:sdt>
          </w:p>
        </w:tc>
        <w:tc>
          <w:tcPr>
            <w:tcW w:w="2191" w:type="dxa"/>
            <w:tcBorders>
              <w:top w:val="single" w:sz="4" w:space="0" w:color="000000"/>
              <w:left w:val="single" w:sz="4" w:space="0" w:color="000000"/>
              <w:bottom w:val="single" w:sz="4" w:space="0" w:color="000000"/>
              <w:right w:val="single" w:sz="4" w:space="0" w:color="000000"/>
            </w:tcBorders>
          </w:tcPr>
          <w:p w14:paraId="1E98DD98" w14:textId="77777777" w:rsidR="00C00DAF" w:rsidRDefault="00000000">
            <w:pPr>
              <w:pStyle w:val="normal1"/>
              <w:spacing w:before="0" w:after="160" w:line="259" w:lineRule="auto"/>
            </w:pPr>
            <w:sdt>
              <w:sdtPr>
                <w:tag w:val="goog_rdk_102"/>
                <w:id w:val="1759629643"/>
              </w:sdtPr>
              <w:sdtContent>
                <w:proofErr w:type="spellStart"/>
                <w:r w:rsidR="00C00DAF">
                  <w:t>adsl.xpt</w:t>
                </w:r>
                <w:proofErr w:type="spellEnd"/>
              </w:sdtContent>
            </w:sdt>
          </w:p>
        </w:tc>
        <w:tc>
          <w:tcPr>
            <w:tcW w:w="4125" w:type="dxa"/>
            <w:vMerge w:val="restart"/>
            <w:tcBorders>
              <w:top w:val="single" w:sz="4" w:space="0" w:color="000000"/>
              <w:left w:val="single" w:sz="4" w:space="0" w:color="000000"/>
              <w:right w:val="single" w:sz="4" w:space="0" w:color="000000"/>
            </w:tcBorders>
          </w:tcPr>
          <w:sdt>
            <w:sdtPr>
              <w:tag w:val="goog_rdk_104"/>
              <w:id w:val="-2007126106"/>
            </w:sdtPr>
            <w:sdtContent>
              <w:p w14:paraId="6979D620" w14:textId="61B3F259" w:rsidR="00C00DAF" w:rsidDel="00C00DAF" w:rsidRDefault="00C00DAF">
                <w:pPr>
                  <w:pStyle w:val="normal1"/>
                  <w:spacing w:before="0" w:after="160" w:line="259" w:lineRule="auto"/>
                  <w:rPr>
                    <w:del w:id="190" w:author="Cho, Hye Soo" w:date="2025-06-17T09:53:00Z"/>
                    <w:rFonts w:eastAsia="Batang"/>
                    <w:lang w:eastAsia="ko-KR"/>
                  </w:rPr>
                </w:pPr>
                <w:del w:id="191" w:author="Cho, Hye Soo" w:date="2025-06-17T09:53:00Z">
                  <w:r w:rsidDel="00C00DAF">
                    <w:delText>library(), filter(), min(), max()</w:delText>
                  </w:r>
                </w:del>
              </w:p>
              <w:p w14:paraId="02187587" w14:textId="289A75F4" w:rsidR="00C00DAF" w:rsidRDefault="00C00DAF" w:rsidP="00C00DAF">
                <w:pPr>
                  <w:pStyle w:val="normal1"/>
                  <w:spacing w:before="0" w:after="160" w:line="259" w:lineRule="auto"/>
                  <w:rPr>
                    <w:rFonts w:eastAsia="Batang"/>
                    <w:lang w:eastAsia="ko-KR"/>
                  </w:rPr>
                </w:pPr>
                <w:r>
                  <w:rPr>
                    <w:rFonts w:eastAsia="Batang"/>
                    <w:lang w:eastAsia="ko-KR"/>
                  </w:rPr>
                  <w:t>h</w:t>
                </w:r>
                <w:r>
                  <w:rPr>
                    <w:rFonts w:eastAsia="Batang" w:hint="eastAsia"/>
                    <w:lang w:eastAsia="ko-KR"/>
                  </w:rPr>
                  <w:t>aven</w:t>
                </w:r>
                <w:r>
                  <w:rPr>
                    <w:rFonts w:eastAsia="Batang"/>
                    <w:lang w:eastAsia="ko-KR"/>
                  </w:rPr>
                  <w:t xml:space="preserve"> </w:t>
                </w:r>
                <w:del w:id="192" w:author="Cho, Hye Soo" w:date="2025-06-20T13:25:00Z">
                  <w:r w:rsidDel="00AA74FE">
                    <w:rPr>
                      <w:rFonts w:eastAsia="Batang"/>
                      <w:lang w:eastAsia="ko-KR"/>
                    </w:rPr>
                    <w:delText>pacakge</w:delText>
                  </w:r>
                </w:del>
                <w:ins w:id="193" w:author="Cho, Hye Soo" w:date="2025-06-20T13:25:00Z">
                  <w:r w:rsidR="00AA74FE">
                    <w:rPr>
                      <w:rFonts w:eastAsia="Batang"/>
                      <w:lang w:eastAsia="ko-KR"/>
                    </w:rPr>
                    <w:t>package</w:t>
                  </w:r>
                </w:ins>
                <w:r>
                  <w:rPr>
                    <w:rFonts w:eastAsia="Batang" w:hint="eastAsia"/>
                    <w:lang w:eastAsia="ko-KR"/>
                  </w:rPr>
                  <w:t xml:space="preserve">: </w:t>
                </w:r>
                <w:proofErr w:type="spellStart"/>
                <w:r>
                  <w:rPr>
                    <w:rFonts w:eastAsia="Batang" w:hint="eastAsia"/>
                    <w:lang w:eastAsia="ko-KR"/>
                  </w:rPr>
                  <w:t>read_</w:t>
                </w:r>
                <w:proofErr w:type="gramStart"/>
                <w:r>
                  <w:rPr>
                    <w:rFonts w:eastAsia="Batang" w:hint="eastAsia"/>
                    <w:lang w:eastAsia="ko-KR"/>
                  </w:rPr>
                  <w:t>xpt</w:t>
                </w:r>
                <w:proofErr w:type="spellEnd"/>
                <w:r>
                  <w:rPr>
                    <w:rFonts w:eastAsia="Batang"/>
                    <w:lang w:eastAsia="ko-KR"/>
                  </w:rPr>
                  <w:t>(</w:t>
                </w:r>
                <w:proofErr w:type="gramEnd"/>
                <w:r>
                  <w:rPr>
                    <w:rFonts w:eastAsia="Batang"/>
                    <w:lang w:eastAsia="ko-KR"/>
                  </w:rPr>
                  <w:t>)</w:t>
                </w:r>
              </w:p>
              <w:p w14:paraId="7F615EBB" w14:textId="77777777" w:rsidR="00C00DAF" w:rsidRDefault="00C00DAF">
                <w:pPr>
                  <w:pStyle w:val="normal1"/>
                  <w:snapToGrid w:val="0"/>
                  <w:spacing w:before="240" w:line="259" w:lineRule="auto"/>
                  <w:rPr>
                    <w:rFonts w:eastAsia="Batang"/>
                    <w:lang w:eastAsia="ko-KR"/>
                  </w:rPr>
                </w:pPr>
                <w:r>
                  <w:rPr>
                    <w:rFonts w:eastAsia="Batang" w:hint="eastAsia"/>
                    <w:lang w:eastAsia="ko-KR"/>
                  </w:rPr>
                  <w:t>admiral</w:t>
                </w:r>
                <w:r>
                  <w:rPr>
                    <w:rFonts w:eastAsia="Batang"/>
                    <w:lang w:eastAsia="ko-KR"/>
                  </w:rPr>
                  <w:t xml:space="preserve"> package: </w:t>
                </w:r>
                <w:proofErr w:type="spellStart"/>
                <w:r w:rsidRPr="00CC5274">
                  <w:rPr>
                    <w:rFonts w:eastAsia="Batang"/>
                    <w:lang w:eastAsia="ko-KR"/>
                  </w:rPr>
                  <w:t>convert_blanks_to_</w:t>
                </w:r>
                <w:proofErr w:type="gramStart"/>
                <w:r w:rsidRPr="00CC5274">
                  <w:rPr>
                    <w:rFonts w:eastAsia="Batang"/>
                    <w:lang w:eastAsia="ko-KR"/>
                  </w:rPr>
                  <w:t>na</w:t>
                </w:r>
                <w:proofErr w:type="spellEnd"/>
                <w:r w:rsidRPr="00CC5274">
                  <w:rPr>
                    <w:rFonts w:eastAsia="Batang"/>
                    <w:lang w:eastAsia="ko-KR"/>
                  </w:rPr>
                  <w:t>(</w:t>
                </w:r>
                <w:proofErr w:type="gramEnd"/>
                <w:r w:rsidRPr="00CC5274">
                  <w:rPr>
                    <w:rFonts w:eastAsia="Batang"/>
                    <w:lang w:eastAsia="ko-KR"/>
                  </w:rPr>
                  <w:t>)</w:t>
                </w:r>
                <w:r>
                  <w:rPr>
                    <w:rFonts w:eastAsia="Batang"/>
                    <w:lang w:eastAsia="ko-KR"/>
                  </w:rPr>
                  <w:t>,</w:t>
                </w:r>
              </w:p>
              <w:p w14:paraId="557C2FF5" w14:textId="77777777" w:rsidR="00C00DAF" w:rsidRDefault="00C00DAF">
                <w:pPr>
                  <w:pStyle w:val="normal1"/>
                  <w:snapToGrid w:val="0"/>
                  <w:spacing w:before="0" w:line="259" w:lineRule="auto"/>
                  <w:rPr>
                    <w:rFonts w:eastAsia="Batang"/>
                    <w:lang w:eastAsia="ko-KR"/>
                  </w:rPr>
                </w:pPr>
                <w:proofErr w:type="spellStart"/>
                <w:r w:rsidRPr="003B130A">
                  <w:rPr>
                    <w:rFonts w:eastAsia="Batang"/>
                    <w:lang w:eastAsia="ko-KR"/>
                  </w:rPr>
                  <w:t>derive_vars_</w:t>
                </w:r>
                <w:proofErr w:type="gramStart"/>
                <w:r w:rsidRPr="003B130A">
                  <w:rPr>
                    <w:rFonts w:eastAsia="Batang"/>
                    <w:lang w:eastAsia="ko-KR"/>
                  </w:rPr>
                  <w:t>dt</w:t>
                </w:r>
                <w:proofErr w:type="spellEnd"/>
                <w:r w:rsidRPr="003B130A">
                  <w:rPr>
                    <w:rFonts w:eastAsia="Batang"/>
                    <w:lang w:eastAsia="ko-KR"/>
                  </w:rPr>
                  <w:t>(</w:t>
                </w:r>
                <w:proofErr w:type="gramEnd"/>
                <w:r w:rsidRPr="003B130A">
                  <w:rPr>
                    <w:rFonts w:eastAsia="Batang"/>
                    <w:lang w:eastAsia="ko-KR"/>
                  </w:rPr>
                  <w:t>)</w:t>
                </w:r>
                <w:r>
                  <w:rPr>
                    <w:rFonts w:eastAsia="Batang"/>
                    <w:lang w:eastAsia="ko-KR"/>
                  </w:rPr>
                  <w:t xml:space="preserve">, </w:t>
                </w:r>
                <w:proofErr w:type="spellStart"/>
                <w:r w:rsidRPr="00DA4E21">
                  <w:rPr>
                    <w:rFonts w:eastAsia="Batang"/>
                    <w:lang w:eastAsia="ko-KR"/>
                  </w:rPr>
                  <w:t>derive_vars_</w:t>
                </w:r>
                <w:proofErr w:type="gramStart"/>
                <w:r w:rsidRPr="00DA4E21">
                  <w:rPr>
                    <w:rFonts w:eastAsia="Batang"/>
                    <w:lang w:eastAsia="ko-KR"/>
                  </w:rPr>
                  <w:t>merged</w:t>
                </w:r>
                <w:proofErr w:type="spellEnd"/>
                <w:r w:rsidRPr="00DA4E21">
                  <w:rPr>
                    <w:rFonts w:eastAsia="Batang"/>
                    <w:lang w:eastAsia="ko-KR"/>
                  </w:rPr>
                  <w:t>(</w:t>
                </w:r>
                <w:proofErr w:type="gramEnd"/>
                <w:r w:rsidRPr="00DA4E21">
                  <w:rPr>
                    <w:rFonts w:eastAsia="Batang"/>
                    <w:lang w:eastAsia="ko-KR"/>
                  </w:rPr>
                  <w:t>)</w:t>
                </w:r>
                <w:r>
                  <w:rPr>
                    <w:rFonts w:eastAsia="Batang"/>
                    <w:lang w:eastAsia="ko-KR"/>
                  </w:rPr>
                  <w:t>,</w:t>
                </w:r>
              </w:p>
              <w:p w14:paraId="1848BCDF" w14:textId="77777777" w:rsidR="00C00DAF" w:rsidRDefault="00C00DAF">
                <w:pPr>
                  <w:pStyle w:val="normal1"/>
                  <w:snapToGrid w:val="0"/>
                  <w:spacing w:before="0" w:line="259" w:lineRule="auto"/>
                </w:pPr>
                <w:proofErr w:type="spellStart"/>
                <w:r w:rsidRPr="00100D81">
                  <w:rPr>
                    <w:rFonts w:eastAsia="Batang"/>
                    <w:lang w:eastAsia="ko-KR"/>
                  </w:rPr>
                  <w:t>derive_var_</w:t>
                </w:r>
                <w:proofErr w:type="gramStart"/>
                <w:r w:rsidRPr="00100D81">
                  <w:rPr>
                    <w:rFonts w:eastAsia="Batang"/>
                    <w:lang w:eastAsia="ko-KR"/>
                  </w:rPr>
                  <w:t>trtdurd</w:t>
                </w:r>
                <w:proofErr w:type="spellEnd"/>
                <w:r w:rsidRPr="00100D81">
                  <w:rPr>
                    <w:rFonts w:eastAsia="Batang"/>
                    <w:lang w:eastAsia="ko-KR"/>
                  </w:rPr>
                  <w:t>(</w:t>
                </w:r>
                <w:proofErr w:type="gramEnd"/>
                <w:r w:rsidRPr="00100D81">
                  <w:rPr>
                    <w:rFonts w:eastAsia="Batang"/>
                    <w:lang w:eastAsia="ko-KR"/>
                  </w:rPr>
                  <w:t>)</w:t>
                </w:r>
              </w:p>
              <w:p w14:paraId="39827BF2" w14:textId="77777777" w:rsidR="00C00DAF" w:rsidRDefault="00C00DAF">
                <w:pPr>
                  <w:pStyle w:val="normal1"/>
                  <w:snapToGrid w:val="0"/>
                  <w:spacing w:before="240" w:line="259" w:lineRule="auto"/>
                </w:pPr>
                <w:proofErr w:type="spellStart"/>
                <w:r>
                  <w:t>dplyr</w:t>
                </w:r>
                <w:proofErr w:type="spellEnd"/>
                <w:r>
                  <w:t xml:space="preserve"> package: </w:t>
                </w:r>
                <w:proofErr w:type="gramStart"/>
                <w:r>
                  <w:t>arrange(</w:t>
                </w:r>
                <w:proofErr w:type="gramEnd"/>
                <w:r>
                  <w:t xml:space="preserve">), </w:t>
                </w:r>
                <w:proofErr w:type="gramStart"/>
                <w:r>
                  <w:t>distinct(</w:t>
                </w:r>
                <w:proofErr w:type="gramEnd"/>
                <w:r>
                  <w:t xml:space="preserve">), </w:t>
                </w:r>
                <w:proofErr w:type="gramStart"/>
                <w:r>
                  <w:t>filter(</w:t>
                </w:r>
                <w:proofErr w:type="gramEnd"/>
                <w:r>
                  <w:t>),</w:t>
                </w:r>
              </w:p>
              <w:p w14:paraId="5DD9D0F3" w14:textId="77777777" w:rsidR="00C00DAF" w:rsidRDefault="00C00DAF">
                <w:pPr>
                  <w:pStyle w:val="normal1"/>
                  <w:snapToGrid w:val="0"/>
                  <w:spacing w:before="0" w:line="259" w:lineRule="auto"/>
                </w:pPr>
                <w:proofErr w:type="gramStart"/>
                <w:r>
                  <w:t>mutate(</w:t>
                </w:r>
                <w:proofErr w:type="gramEnd"/>
                <w:r>
                  <w:t xml:space="preserve">), </w:t>
                </w:r>
                <w:proofErr w:type="gramStart"/>
                <w:r>
                  <w:t>select(</w:t>
                </w:r>
                <w:proofErr w:type="gramEnd"/>
                <w:r>
                  <w:t xml:space="preserve">), </w:t>
                </w:r>
                <w:proofErr w:type="spellStart"/>
                <w:r>
                  <w:t>group_</w:t>
                </w:r>
                <w:proofErr w:type="gramStart"/>
                <w:r>
                  <w:t>by</w:t>
                </w:r>
                <w:proofErr w:type="spellEnd"/>
                <w:r>
                  <w:t>(</w:t>
                </w:r>
                <w:proofErr w:type="gramEnd"/>
                <w:r>
                  <w:t xml:space="preserve">), </w:t>
                </w:r>
                <w:proofErr w:type="spellStart"/>
                <w:proofErr w:type="gramStart"/>
                <w:r>
                  <w:t>summarise</w:t>
                </w:r>
                <w:proofErr w:type="spellEnd"/>
                <w:r>
                  <w:t>(</w:t>
                </w:r>
                <w:proofErr w:type="gramEnd"/>
                <w:r>
                  <w:t>),</w:t>
                </w:r>
              </w:p>
              <w:p w14:paraId="0831D28C" w14:textId="77777777" w:rsidR="00C00DAF" w:rsidRDefault="00C00DAF">
                <w:pPr>
                  <w:pStyle w:val="normal1"/>
                  <w:snapToGrid w:val="0"/>
                  <w:spacing w:before="0" w:line="259" w:lineRule="auto"/>
                </w:pPr>
                <w:proofErr w:type="spellStart"/>
                <w:r>
                  <w:t>left_</w:t>
                </w:r>
                <w:proofErr w:type="gramStart"/>
                <w:r>
                  <w:t>join</w:t>
                </w:r>
                <w:proofErr w:type="spellEnd"/>
                <w:r>
                  <w:t>(</w:t>
                </w:r>
                <w:proofErr w:type="gramEnd"/>
                <w:r>
                  <w:t xml:space="preserve">), </w:t>
                </w:r>
                <w:proofErr w:type="gramStart"/>
                <w:r>
                  <w:t>slice(</w:t>
                </w:r>
                <w:proofErr w:type="gramEnd"/>
                <w:r>
                  <w:t>)</w:t>
                </w:r>
              </w:p>
              <w:p w14:paraId="29F087F9" w14:textId="7DD5DAC3" w:rsidR="00C00DAF" w:rsidRDefault="00C00DAF" w:rsidP="005237B0">
                <w:pPr>
                  <w:pStyle w:val="normal1"/>
                  <w:tabs>
                    <w:tab w:val="left" w:pos="3018"/>
                  </w:tabs>
                  <w:snapToGrid w:val="0"/>
                  <w:spacing w:before="240" w:line="259" w:lineRule="auto"/>
                </w:pPr>
                <w:proofErr w:type="spellStart"/>
                <w:r>
                  <w:t>tidyr</w:t>
                </w:r>
                <w:proofErr w:type="spellEnd"/>
                <w:r>
                  <w:t xml:space="preserve"> package: </w:t>
                </w:r>
                <w:proofErr w:type="spellStart"/>
                <w:r>
                  <w:t>pivot_</w:t>
                </w:r>
                <w:proofErr w:type="gramStart"/>
                <w:r>
                  <w:t>wider</w:t>
                </w:r>
                <w:proofErr w:type="spellEnd"/>
                <w:r>
                  <w:t>(</w:t>
                </w:r>
                <w:proofErr w:type="gramEnd"/>
                <w:r>
                  <w:t>)</w:t>
                </w:r>
                <w:ins w:id="194" w:author="Cho, Hye Soo" w:date="2025-06-17T14:06:00Z">
                  <w:r w:rsidR="0063698C">
                    <w:tab/>
                  </w:r>
                </w:ins>
              </w:p>
            </w:sdtContent>
          </w:sdt>
          <w:p w14:paraId="7A66F748" w14:textId="0AEE6268" w:rsidR="00C00DAF" w:rsidRDefault="00000000" w:rsidP="005237B0">
            <w:pPr>
              <w:pStyle w:val="normal1"/>
              <w:tabs>
                <w:tab w:val="center" w:pos="1954"/>
              </w:tabs>
              <w:spacing w:before="0" w:after="160" w:line="259" w:lineRule="auto"/>
            </w:pPr>
            <w:sdt>
              <w:sdtPr>
                <w:tag w:val="goog_rdk_113"/>
                <w:id w:val="1653247253"/>
              </w:sdtPr>
              <w:sdtContent>
                <w:del w:id="195" w:author="Cho, Hye Soo" w:date="2025-06-17T09:53:00Z">
                  <w:r w:rsidR="00C00DAF" w:rsidDel="00C00DAF">
                    <w:delText>library(), filter(), min(), max()</w:delText>
                  </w:r>
                </w:del>
              </w:sdtContent>
            </w:sdt>
          </w:p>
        </w:tc>
      </w:tr>
      <w:tr w:rsidR="00C00DAF" w14:paraId="77EB5BEE" w14:textId="77777777">
        <w:trPr>
          <w:trHeight w:val="357"/>
        </w:trPr>
        <w:tc>
          <w:tcPr>
            <w:tcW w:w="2639" w:type="dxa"/>
            <w:tcBorders>
              <w:top w:val="single" w:sz="4" w:space="0" w:color="000000"/>
              <w:left w:val="single" w:sz="4" w:space="0" w:color="000000"/>
              <w:bottom w:val="single" w:sz="4" w:space="0" w:color="000000"/>
              <w:right w:val="single" w:sz="4" w:space="0" w:color="000000"/>
            </w:tcBorders>
          </w:tcPr>
          <w:p w14:paraId="64553BED" w14:textId="77777777" w:rsidR="00C00DAF" w:rsidRDefault="00000000">
            <w:pPr>
              <w:pStyle w:val="normal1"/>
              <w:spacing w:before="0" w:after="160" w:line="259" w:lineRule="auto"/>
            </w:pPr>
            <w:sdt>
              <w:sdtPr>
                <w:tag w:val="goog_rdk_109"/>
                <w:id w:val="-416254522"/>
              </w:sdtPr>
              <w:sdtContent>
                <w:proofErr w:type="spellStart"/>
                <w:proofErr w:type="gramStart"/>
                <w:r w:rsidR="00C00DAF">
                  <w:t>adadas.r</w:t>
                </w:r>
                <w:proofErr w:type="spellEnd"/>
                <w:proofErr w:type="gramEnd"/>
              </w:sdtContent>
            </w:sdt>
          </w:p>
        </w:tc>
        <w:tc>
          <w:tcPr>
            <w:tcW w:w="2191" w:type="dxa"/>
            <w:tcBorders>
              <w:top w:val="single" w:sz="4" w:space="0" w:color="000000"/>
              <w:left w:val="single" w:sz="4" w:space="0" w:color="000000"/>
              <w:bottom w:val="single" w:sz="4" w:space="0" w:color="000000"/>
              <w:right w:val="single" w:sz="4" w:space="0" w:color="000000"/>
            </w:tcBorders>
          </w:tcPr>
          <w:p w14:paraId="34E8E271" w14:textId="77777777" w:rsidR="00C00DAF" w:rsidRDefault="00000000">
            <w:pPr>
              <w:pStyle w:val="normal1"/>
              <w:spacing w:before="0" w:after="160" w:line="259" w:lineRule="auto"/>
            </w:pPr>
            <w:sdt>
              <w:sdtPr>
                <w:tag w:val="goog_rdk_111"/>
                <w:id w:val="-2119593612"/>
              </w:sdtPr>
              <w:sdtContent>
                <w:proofErr w:type="spellStart"/>
                <w:r w:rsidR="00C00DAF">
                  <w:t>adas.xpt</w:t>
                </w:r>
                <w:proofErr w:type="spellEnd"/>
              </w:sdtContent>
            </w:sdt>
          </w:p>
        </w:tc>
        <w:tc>
          <w:tcPr>
            <w:tcW w:w="4125" w:type="dxa"/>
            <w:vMerge/>
            <w:tcBorders>
              <w:left w:val="single" w:sz="4" w:space="0" w:color="000000"/>
              <w:bottom w:val="single" w:sz="4" w:space="0" w:color="000000"/>
              <w:right w:val="single" w:sz="4" w:space="0" w:color="000000"/>
            </w:tcBorders>
          </w:tcPr>
          <w:p w14:paraId="6543DFBE" w14:textId="7BC9D88C" w:rsidR="00C00DAF" w:rsidRDefault="00C00DAF">
            <w:pPr>
              <w:pStyle w:val="normal1"/>
              <w:spacing w:before="0" w:after="160" w:line="259" w:lineRule="auto"/>
            </w:pPr>
          </w:p>
        </w:tc>
      </w:tr>
      <w:bookmarkEnd w:id="189"/>
    </w:tbl>
    <w:p w14:paraId="6C1A11D4" w14:textId="4AAC575B" w:rsidR="00141DFB" w:rsidDel="00C00DAF" w:rsidRDefault="00141DFB" w:rsidP="00C00DAF">
      <w:pPr>
        <w:pStyle w:val="Heading2"/>
        <w:spacing w:after="240"/>
        <w:rPr>
          <w:ins w:id="196" w:author="Joel Laxamana" w:date="2025-06-06T18:23:00Z"/>
          <w:del w:id="197" w:author="Cho, Hye Soo" w:date="2025-06-17T09:54:00Z"/>
        </w:rPr>
      </w:pPr>
    </w:p>
    <w:p w14:paraId="6C1A11D5" w14:textId="7E118C60" w:rsidR="00141DFB" w:rsidDel="00C00DAF" w:rsidRDefault="00000000">
      <w:pPr>
        <w:pStyle w:val="normal1"/>
        <w:rPr>
          <w:ins w:id="198" w:author="Joel Laxamana" w:date="2025-06-06T18:23:00Z"/>
          <w:del w:id="199" w:author="Cho, Hye Soo" w:date="2025-06-17T09:54:00Z"/>
        </w:rPr>
      </w:pPr>
      <w:customXmlDelRangeStart w:id="200" w:author="Cho, Hye Soo" w:date="2025-06-17T09:54:00Z"/>
      <w:sdt>
        <w:sdtPr>
          <w:tag w:val="goog_rdk_120"/>
          <w:id w:val="1285617099"/>
        </w:sdtPr>
        <w:sdtContent>
          <w:customXmlDelRangeEnd w:id="200"/>
          <w:customXmlDelRangeStart w:id="201" w:author="Cho, Hye Soo" w:date="2025-06-17T09:54:00Z"/>
        </w:sdtContent>
      </w:sdt>
      <w:customXmlDelRangeEnd w:id="201"/>
    </w:p>
    <w:p w14:paraId="6C1A11D6" w14:textId="45C9AF3C" w:rsidR="00141DFB" w:rsidDel="00C00DAF" w:rsidRDefault="00000000">
      <w:pPr>
        <w:pStyle w:val="normal1"/>
        <w:rPr>
          <w:ins w:id="202" w:author="Joel Laxamana" w:date="2025-06-06T18:23:00Z"/>
          <w:del w:id="203" w:author="Cho, Hye Soo" w:date="2025-06-17T09:54:00Z"/>
        </w:rPr>
      </w:pPr>
      <w:customXmlDelRangeStart w:id="204" w:author="Cho, Hye Soo" w:date="2025-06-17T09:54:00Z"/>
      <w:sdt>
        <w:sdtPr>
          <w:tag w:val="goog_rdk_122"/>
          <w:id w:val="-537895725"/>
        </w:sdtPr>
        <w:sdtContent>
          <w:customXmlDelRangeEnd w:id="204"/>
          <w:customXmlDelRangeStart w:id="205" w:author="Cho, Hye Soo" w:date="2025-06-17T09:54:00Z"/>
        </w:sdtContent>
      </w:sdt>
      <w:customXmlDelRangeEnd w:id="205"/>
    </w:p>
    <w:p w14:paraId="6C1A11D7" w14:textId="73C6E383" w:rsidR="00141DFB" w:rsidDel="00C00DAF" w:rsidRDefault="00000000">
      <w:pPr>
        <w:pStyle w:val="normal1"/>
        <w:rPr>
          <w:ins w:id="206" w:author="Joel Laxamana" w:date="2025-06-06T18:23:00Z"/>
          <w:del w:id="207" w:author="Cho, Hye Soo" w:date="2025-06-17T09:54:00Z"/>
        </w:rPr>
      </w:pPr>
      <w:customXmlDelRangeStart w:id="208" w:author="Cho, Hye Soo" w:date="2025-06-17T09:54:00Z"/>
      <w:sdt>
        <w:sdtPr>
          <w:tag w:val="goog_rdk_124"/>
          <w:id w:val="1493378800"/>
        </w:sdtPr>
        <w:sdtContent>
          <w:customXmlDelRangeEnd w:id="208"/>
          <w:customXmlDelRangeStart w:id="209" w:author="Cho, Hye Soo" w:date="2025-06-17T09:54:00Z"/>
        </w:sdtContent>
      </w:sdt>
      <w:customXmlDelRangeEnd w:id="209"/>
    </w:p>
    <w:p w14:paraId="6C1A11D8" w14:textId="12CBF4E6" w:rsidR="00141DFB" w:rsidRDefault="00000000">
      <w:pPr>
        <w:pStyle w:val="normal1"/>
        <w:rPr>
          <w:ins w:id="210" w:author="Joel Laxamana" w:date="2025-06-06T18:23:00Z"/>
        </w:rPr>
      </w:pPr>
      <w:customXmlDelRangeStart w:id="211" w:author="Cho, Hye Soo" w:date="2025-06-17T10:04:00Z"/>
      <w:sdt>
        <w:sdtPr>
          <w:tag w:val="goog_rdk_126"/>
          <w:id w:val="539792096"/>
        </w:sdtPr>
        <w:sdtContent>
          <w:customXmlDelRangeEnd w:id="211"/>
          <w:customXmlDelRangeStart w:id="212" w:author="Cho, Hye Soo" w:date="2025-06-17T10:04:00Z"/>
        </w:sdtContent>
      </w:sdt>
      <w:customXmlDelRangeEnd w:id="212"/>
    </w:p>
    <w:p w14:paraId="6C1A11D9" w14:textId="738AD7B7" w:rsidR="00141DFB" w:rsidRDefault="00562F5F" w:rsidP="00CD5AC5">
      <w:pPr>
        <w:pStyle w:val="normal1"/>
        <w:spacing w:before="0"/>
        <w:rPr>
          <w:ins w:id="213" w:author="Joel Laxamana" w:date="2025-06-06T18:23:00Z"/>
        </w:rPr>
      </w:pPr>
      <w:del w:id="214" w:author="Cho, Hye Soo" w:date="2025-06-17T10:02:00Z">
        <w:r w:rsidDel="0044035E">
          <w:delText xml:space="preserve">     </w:delText>
        </w:r>
      </w:del>
      <w:ins w:id="215" w:author="Cho, Hye Soo" w:date="2025-06-17T10:02:00Z">
        <w:r w:rsidR="0044035E">
          <w:t>Option 3</w:t>
        </w:r>
      </w:ins>
    </w:p>
    <w:tbl>
      <w:tblPr>
        <w:tblW w:w="8955" w:type="dxa"/>
        <w:tblInd w:w="288" w:type="dxa"/>
        <w:tblLayout w:type="fixed"/>
        <w:tblLook w:val="0000" w:firstRow="0" w:lastRow="0" w:firstColumn="0" w:lastColumn="0" w:noHBand="0" w:noVBand="0"/>
      </w:tblPr>
      <w:tblGrid>
        <w:gridCol w:w="2639"/>
        <w:gridCol w:w="2191"/>
        <w:gridCol w:w="4125"/>
      </w:tblGrid>
      <w:tr w:rsidR="0044035E" w14:paraId="0ECE633C" w14:textId="77777777">
        <w:trPr>
          <w:tblHeader/>
        </w:trPr>
        <w:tc>
          <w:tcPr>
            <w:tcW w:w="263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7C89E3" w14:textId="77777777" w:rsidR="0044035E" w:rsidRDefault="00000000">
            <w:pPr>
              <w:pStyle w:val="normal1"/>
              <w:spacing w:before="60" w:after="60" w:line="259" w:lineRule="auto"/>
            </w:pPr>
            <w:sdt>
              <w:sdtPr>
                <w:tag w:val="goog_rdk_92"/>
                <w:id w:val="-1588683617"/>
                <w:lock w:val="contentLocked"/>
              </w:sdtPr>
              <w:sdtContent>
                <w:r w:rsidR="0044035E">
                  <w:t>Program Name</w:t>
                </w:r>
              </w:sdtContent>
            </w:sdt>
          </w:p>
        </w:tc>
        <w:tc>
          <w:tcPr>
            <w:tcW w:w="21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4C2785F" w14:textId="77777777" w:rsidR="0044035E" w:rsidRDefault="00000000">
            <w:pPr>
              <w:pStyle w:val="normal1"/>
              <w:spacing w:before="60" w:after="60" w:line="259" w:lineRule="auto"/>
            </w:pPr>
            <w:sdt>
              <w:sdtPr>
                <w:tag w:val="goog_rdk_94"/>
                <w:id w:val="-637876927"/>
              </w:sdtPr>
              <w:sdtContent>
                <w:r w:rsidR="0044035E">
                  <w:t>Output</w:t>
                </w:r>
              </w:sdtContent>
            </w:sdt>
          </w:p>
        </w:tc>
        <w:tc>
          <w:tcPr>
            <w:tcW w:w="41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390A31C" w14:textId="04FED73D" w:rsidR="0044035E" w:rsidRDefault="00000000">
            <w:pPr>
              <w:pStyle w:val="normal1"/>
              <w:spacing w:before="60" w:after="60" w:line="259" w:lineRule="auto"/>
            </w:pPr>
            <w:customXmlDelRangeStart w:id="216" w:author="Cho, Hye Soo" w:date="2025-06-17T10:03:00Z"/>
            <w:sdt>
              <w:sdtPr>
                <w:tag w:val="goog_rdk_97"/>
                <w:id w:val="-1026093915"/>
              </w:sdtPr>
              <w:sdtContent>
                <w:customXmlDelRangeEnd w:id="216"/>
                <w:customXmlDelRangeStart w:id="217" w:author="Cho, Hye Soo" w:date="2025-06-17T10:03:00Z"/>
              </w:sdtContent>
            </w:sdt>
            <w:customXmlDelRangeEnd w:id="217"/>
            <w:del w:id="218" w:author="Cho, Hye Soo" w:date="2025-06-17T10:03:00Z">
              <w:r w:rsidR="0044035E" w:rsidDel="0044035E">
                <w:delText>Routine</w:delText>
              </w:r>
            </w:del>
          </w:p>
        </w:tc>
      </w:tr>
      <w:tr w:rsidR="0044035E" w14:paraId="03054A06" w14:textId="77777777">
        <w:trPr>
          <w:trHeight w:val="357"/>
        </w:trPr>
        <w:tc>
          <w:tcPr>
            <w:tcW w:w="2639" w:type="dxa"/>
            <w:tcBorders>
              <w:top w:val="single" w:sz="4" w:space="0" w:color="000000"/>
              <w:left w:val="single" w:sz="4" w:space="0" w:color="000000"/>
              <w:bottom w:val="single" w:sz="4" w:space="0" w:color="000000"/>
              <w:right w:val="single" w:sz="4" w:space="0" w:color="000000"/>
            </w:tcBorders>
          </w:tcPr>
          <w:p w14:paraId="1EC1A43B" w14:textId="77777777" w:rsidR="0044035E" w:rsidRDefault="00000000">
            <w:pPr>
              <w:pStyle w:val="normal1"/>
              <w:spacing w:before="0" w:after="160" w:line="259" w:lineRule="auto"/>
            </w:pPr>
            <w:sdt>
              <w:sdtPr>
                <w:tag w:val="goog_rdk_100"/>
                <w:id w:val="1827171475"/>
              </w:sdtPr>
              <w:sdtContent>
                <w:proofErr w:type="spellStart"/>
                <w:proofErr w:type="gramStart"/>
                <w:r w:rsidR="0044035E">
                  <w:t>adsl.r</w:t>
                </w:r>
                <w:proofErr w:type="spellEnd"/>
                <w:proofErr w:type="gramEnd"/>
              </w:sdtContent>
            </w:sdt>
          </w:p>
        </w:tc>
        <w:tc>
          <w:tcPr>
            <w:tcW w:w="2191" w:type="dxa"/>
            <w:tcBorders>
              <w:top w:val="single" w:sz="4" w:space="0" w:color="000000"/>
              <w:left w:val="single" w:sz="4" w:space="0" w:color="000000"/>
              <w:bottom w:val="single" w:sz="4" w:space="0" w:color="000000"/>
              <w:right w:val="single" w:sz="4" w:space="0" w:color="000000"/>
            </w:tcBorders>
          </w:tcPr>
          <w:p w14:paraId="05C61E17" w14:textId="77777777" w:rsidR="0044035E" w:rsidRDefault="00000000">
            <w:pPr>
              <w:pStyle w:val="normal1"/>
              <w:spacing w:before="0" w:after="160" w:line="259" w:lineRule="auto"/>
            </w:pPr>
            <w:sdt>
              <w:sdtPr>
                <w:tag w:val="goog_rdk_102"/>
                <w:id w:val="-1619990138"/>
              </w:sdtPr>
              <w:sdtContent>
                <w:proofErr w:type="spellStart"/>
                <w:r w:rsidR="0044035E">
                  <w:t>adsl.xpt</w:t>
                </w:r>
                <w:proofErr w:type="spellEnd"/>
              </w:sdtContent>
            </w:sdt>
          </w:p>
        </w:tc>
        <w:tc>
          <w:tcPr>
            <w:tcW w:w="4125" w:type="dxa"/>
            <w:tcBorders>
              <w:top w:val="single" w:sz="4" w:space="0" w:color="000000"/>
              <w:left w:val="single" w:sz="4" w:space="0" w:color="000000"/>
              <w:bottom w:val="single" w:sz="4" w:space="0" w:color="000000"/>
              <w:right w:val="single" w:sz="4" w:space="0" w:color="000000"/>
            </w:tcBorders>
          </w:tcPr>
          <w:p w14:paraId="1C7D03BE" w14:textId="06226502" w:rsidR="0044035E" w:rsidRDefault="00000000">
            <w:pPr>
              <w:pStyle w:val="normal1"/>
              <w:tabs>
                <w:tab w:val="left" w:pos="3053"/>
              </w:tabs>
              <w:snapToGrid w:val="0"/>
              <w:spacing w:before="0" w:line="259" w:lineRule="auto"/>
            </w:pPr>
            <w:customXmlDelRangeStart w:id="219" w:author="Cho, Hye Soo" w:date="2025-06-17T10:03:00Z"/>
            <w:sdt>
              <w:sdtPr>
                <w:tag w:val="goog_rdk_104"/>
                <w:id w:val="884613613"/>
              </w:sdtPr>
              <w:sdtContent>
                <w:customXmlDelRangeEnd w:id="219"/>
                <w:del w:id="220" w:author="Cho, Hye Soo" w:date="2025-06-17T10:03:00Z">
                  <w:r w:rsidR="0044035E" w:rsidDel="0044035E">
                    <w:delText>library(), filter(), min(), max()</w:delText>
                  </w:r>
                </w:del>
                <w:customXmlDelRangeStart w:id="221" w:author="Cho, Hye Soo" w:date="2025-06-17T10:03:00Z"/>
              </w:sdtContent>
            </w:sdt>
            <w:customXmlDelRangeEnd w:id="221"/>
          </w:p>
        </w:tc>
      </w:tr>
      <w:tr w:rsidR="0044035E" w14:paraId="29E7738B" w14:textId="77777777">
        <w:trPr>
          <w:trHeight w:val="357"/>
        </w:trPr>
        <w:tc>
          <w:tcPr>
            <w:tcW w:w="2639" w:type="dxa"/>
            <w:tcBorders>
              <w:top w:val="single" w:sz="4" w:space="0" w:color="000000"/>
              <w:left w:val="single" w:sz="4" w:space="0" w:color="000000"/>
              <w:bottom w:val="single" w:sz="4" w:space="0" w:color="000000"/>
              <w:right w:val="single" w:sz="4" w:space="0" w:color="000000"/>
            </w:tcBorders>
          </w:tcPr>
          <w:p w14:paraId="7CF56BEB" w14:textId="77777777" w:rsidR="0044035E" w:rsidRDefault="00000000">
            <w:pPr>
              <w:pStyle w:val="normal1"/>
              <w:spacing w:before="0" w:after="160" w:line="259" w:lineRule="auto"/>
            </w:pPr>
            <w:sdt>
              <w:sdtPr>
                <w:tag w:val="goog_rdk_109"/>
                <w:id w:val="-836615269"/>
              </w:sdtPr>
              <w:sdtContent>
                <w:proofErr w:type="spellStart"/>
                <w:proofErr w:type="gramStart"/>
                <w:r w:rsidR="0044035E">
                  <w:t>adadas.r</w:t>
                </w:r>
                <w:proofErr w:type="spellEnd"/>
                <w:proofErr w:type="gramEnd"/>
              </w:sdtContent>
            </w:sdt>
          </w:p>
        </w:tc>
        <w:tc>
          <w:tcPr>
            <w:tcW w:w="2191" w:type="dxa"/>
            <w:tcBorders>
              <w:top w:val="single" w:sz="4" w:space="0" w:color="000000"/>
              <w:left w:val="single" w:sz="4" w:space="0" w:color="000000"/>
              <w:bottom w:val="single" w:sz="4" w:space="0" w:color="000000"/>
              <w:right w:val="single" w:sz="4" w:space="0" w:color="000000"/>
            </w:tcBorders>
          </w:tcPr>
          <w:p w14:paraId="6E3A08DD" w14:textId="77777777" w:rsidR="0044035E" w:rsidRDefault="00000000">
            <w:pPr>
              <w:pStyle w:val="normal1"/>
              <w:spacing w:before="0" w:after="160" w:line="259" w:lineRule="auto"/>
            </w:pPr>
            <w:sdt>
              <w:sdtPr>
                <w:tag w:val="goog_rdk_111"/>
                <w:id w:val="-463191001"/>
              </w:sdtPr>
              <w:sdtContent>
                <w:proofErr w:type="spellStart"/>
                <w:r w:rsidR="0044035E">
                  <w:t>adas.xpt</w:t>
                </w:r>
                <w:proofErr w:type="spellEnd"/>
              </w:sdtContent>
            </w:sdt>
          </w:p>
        </w:tc>
        <w:tc>
          <w:tcPr>
            <w:tcW w:w="4125" w:type="dxa"/>
            <w:tcBorders>
              <w:top w:val="single" w:sz="4" w:space="0" w:color="000000"/>
              <w:left w:val="single" w:sz="4" w:space="0" w:color="000000"/>
              <w:bottom w:val="single" w:sz="4" w:space="0" w:color="000000"/>
              <w:right w:val="single" w:sz="4" w:space="0" w:color="000000"/>
            </w:tcBorders>
          </w:tcPr>
          <w:p w14:paraId="4372E5D2" w14:textId="04DD0E6D" w:rsidR="0044035E" w:rsidRDefault="00000000">
            <w:pPr>
              <w:pStyle w:val="normal1"/>
              <w:spacing w:before="0" w:after="160" w:line="259" w:lineRule="auto"/>
            </w:pPr>
            <w:customXmlDelRangeStart w:id="222" w:author="Cho, Hye Soo" w:date="2025-06-17T10:03:00Z"/>
            <w:sdt>
              <w:sdtPr>
                <w:tag w:val="goog_rdk_113"/>
                <w:id w:val="-366689591"/>
              </w:sdtPr>
              <w:sdtContent>
                <w:customXmlDelRangeEnd w:id="222"/>
                <w:del w:id="223" w:author="Cho, Hye Soo" w:date="2025-06-17T10:03:00Z">
                  <w:r w:rsidR="0044035E" w:rsidDel="0044035E">
                    <w:delText>library(), filter(), min(), max()</w:delText>
                  </w:r>
                </w:del>
                <w:customXmlDelRangeStart w:id="224" w:author="Cho, Hye Soo" w:date="2025-06-17T10:03:00Z"/>
              </w:sdtContent>
            </w:sdt>
            <w:customXmlDelRangeEnd w:id="224"/>
          </w:p>
        </w:tc>
      </w:tr>
    </w:tbl>
    <w:p w14:paraId="6C1A11DA" w14:textId="59419EB3" w:rsidR="00141DFB" w:rsidRDefault="00000000">
      <w:pPr>
        <w:pStyle w:val="normal1"/>
        <w:rPr>
          <w:ins w:id="225" w:author="Joel Laxamana" w:date="2025-06-06T18:23:00Z"/>
        </w:rPr>
      </w:pPr>
      <w:customXmlDelRangeStart w:id="226" w:author="Cho, Hye Soo" w:date="2025-06-17T10:03:00Z"/>
      <w:sdt>
        <w:sdtPr>
          <w:tag w:val="goog_rdk_130"/>
          <w:id w:val="-1593005867"/>
        </w:sdtPr>
        <w:sdtContent>
          <w:customXmlDelRangeEnd w:id="226"/>
          <w:customXmlDelRangeStart w:id="227" w:author="Cho, Hye Soo" w:date="2025-06-17T10:03:00Z"/>
        </w:sdtContent>
      </w:sdt>
      <w:customXmlDelRangeEnd w:id="227"/>
    </w:p>
    <w:p w14:paraId="6C1A11DB" w14:textId="6E8164AD" w:rsidR="00141DFB" w:rsidRDefault="00000000">
      <w:pPr>
        <w:pStyle w:val="normal1"/>
        <w:rPr>
          <w:ins w:id="228" w:author="Joel Laxamana" w:date="2025-06-06T18:23:00Z"/>
        </w:rPr>
      </w:pPr>
      <w:sdt>
        <w:sdtPr>
          <w:tag w:val="goog_rdk_132"/>
          <w:id w:val="1757022309"/>
          <w:showingPlcHdr/>
        </w:sdtPr>
        <w:sdtContent>
          <w:r w:rsidR="0044035E">
            <w:t xml:space="preserve">     </w:t>
          </w:r>
        </w:sdtContent>
      </w:sdt>
    </w:p>
    <w:p w14:paraId="6C1A11DC" w14:textId="77777777" w:rsidR="00141DFB" w:rsidRDefault="00000000">
      <w:pPr>
        <w:pStyle w:val="normal1"/>
        <w:rPr>
          <w:ins w:id="229" w:author="Joel Laxamana" w:date="2025-06-06T18:23:00Z"/>
        </w:rPr>
      </w:pPr>
      <w:sdt>
        <w:sdtPr>
          <w:tag w:val="goog_rdk_134"/>
          <w:id w:val="1546176585"/>
        </w:sdtPr>
        <w:sdtContent/>
      </w:sdt>
    </w:p>
    <w:p w14:paraId="6C1A11DD" w14:textId="25FCC771" w:rsidR="00141DFB" w:rsidDel="007B3B93" w:rsidRDefault="00000000" w:rsidP="00562F5F">
      <w:pPr>
        <w:pStyle w:val="normal1"/>
        <w:rPr>
          <w:ins w:id="230" w:author="Joel Laxamana" w:date="2025-06-06T18:23:00Z"/>
          <w:del w:id="231" w:author="Cho, Hye Soo" w:date="2025-06-17T09:42:00Z"/>
        </w:rPr>
      </w:pPr>
      <w:customXmlDelRangeStart w:id="232" w:author="Cho, Hye Soo" w:date="2025-06-17T09:42:00Z"/>
      <w:sdt>
        <w:sdtPr>
          <w:tag w:val="goog_rdk_136"/>
          <w:id w:val="36860215"/>
        </w:sdtPr>
        <w:sdtContent>
          <w:customXmlDelRangeEnd w:id="232"/>
          <w:customXmlDelRangeStart w:id="233" w:author="Cho, Hye Soo" w:date="2025-06-17T09:42:00Z"/>
        </w:sdtContent>
      </w:sdt>
      <w:customXmlDelRangeEnd w:id="233"/>
    </w:p>
    <w:p w14:paraId="6C1A11DE" w14:textId="766685CD" w:rsidR="00141DFB" w:rsidDel="007B3B93" w:rsidRDefault="00000000" w:rsidP="00562F5F">
      <w:pPr>
        <w:pStyle w:val="normal1"/>
        <w:rPr>
          <w:ins w:id="234" w:author="Joel Laxamana" w:date="2025-06-06T18:23:00Z"/>
          <w:del w:id="235" w:author="Cho, Hye Soo" w:date="2025-06-17T09:42:00Z"/>
        </w:rPr>
      </w:pPr>
      <w:customXmlDelRangeStart w:id="236" w:author="Cho, Hye Soo" w:date="2025-06-17T09:42:00Z"/>
      <w:sdt>
        <w:sdtPr>
          <w:tag w:val="goog_rdk_138"/>
          <w:id w:val="-1629390201"/>
        </w:sdtPr>
        <w:sdtContent>
          <w:customXmlDelRangeEnd w:id="236"/>
          <w:customXmlDelRangeStart w:id="237" w:author="Cho, Hye Soo" w:date="2025-06-17T09:42:00Z"/>
        </w:sdtContent>
      </w:sdt>
      <w:customXmlDelRangeEnd w:id="237"/>
    </w:p>
    <w:p w14:paraId="6C1A11DF" w14:textId="1BBEA1F0" w:rsidR="00141DFB" w:rsidDel="007B3B93" w:rsidRDefault="00000000" w:rsidP="00562F5F">
      <w:pPr>
        <w:pStyle w:val="normal1"/>
        <w:rPr>
          <w:ins w:id="238" w:author="Joel Laxamana" w:date="2025-06-06T18:23:00Z"/>
          <w:del w:id="239" w:author="Cho, Hye Soo" w:date="2025-06-17T09:42:00Z"/>
        </w:rPr>
      </w:pPr>
      <w:customXmlDelRangeStart w:id="240" w:author="Cho, Hye Soo" w:date="2025-06-17T09:42:00Z"/>
      <w:sdt>
        <w:sdtPr>
          <w:tag w:val="goog_rdk_140"/>
          <w:id w:val="-260070144"/>
        </w:sdtPr>
        <w:sdtContent>
          <w:customXmlDelRangeEnd w:id="240"/>
          <w:customXmlDelRangeStart w:id="241" w:author="Cho, Hye Soo" w:date="2025-06-17T09:42:00Z"/>
        </w:sdtContent>
      </w:sdt>
      <w:customXmlDelRangeEnd w:id="241"/>
    </w:p>
    <w:p w14:paraId="6C1A11E0" w14:textId="6D4895DF" w:rsidR="00141DFB" w:rsidDel="007B3B93" w:rsidRDefault="00000000" w:rsidP="007B3B93">
      <w:pPr>
        <w:pStyle w:val="normal1"/>
        <w:rPr>
          <w:ins w:id="242" w:author="Joel Laxamana" w:date="2025-06-06T18:23:00Z"/>
          <w:del w:id="243" w:author="Cho, Hye Soo" w:date="2025-06-17T09:42:00Z"/>
        </w:rPr>
      </w:pPr>
      <w:customXmlDelRangeStart w:id="244" w:author="Cho, Hye Soo" w:date="2025-06-17T09:42:00Z"/>
      <w:sdt>
        <w:sdtPr>
          <w:tag w:val="goog_rdk_142"/>
          <w:id w:val="1110620407"/>
        </w:sdtPr>
        <w:sdtContent>
          <w:customXmlDelRangeEnd w:id="244"/>
          <w:customXmlDelRangeStart w:id="245" w:author="Cho, Hye Soo" w:date="2025-06-17T09:42:00Z"/>
        </w:sdtContent>
      </w:sdt>
      <w:customXmlDelRangeEnd w:id="245"/>
    </w:p>
    <w:p w14:paraId="6C1A11E1" w14:textId="1C0192B1" w:rsidR="00141DFB" w:rsidDel="007B3B93" w:rsidRDefault="00000000">
      <w:pPr>
        <w:pStyle w:val="normal1"/>
        <w:rPr>
          <w:ins w:id="246" w:author="Joel Laxamana" w:date="2025-06-06T18:23:00Z"/>
          <w:del w:id="247" w:author="Cho, Hye Soo" w:date="2025-06-17T09:42:00Z"/>
        </w:rPr>
      </w:pPr>
      <w:customXmlDelRangeStart w:id="248" w:author="Cho, Hye Soo" w:date="2025-06-17T09:42:00Z"/>
      <w:sdt>
        <w:sdtPr>
          <w:tag w:val="goog_rdk_144"/>
          <w:id w:val="1097681065"/>
        </w:sdtPr>
        <w:sdtContent>
          <w:customXmlDelRangeEnd w:id="248"/>
          <w:customXmlDelRangeStart w:id="249" w:author="Cho, Hye Soo" w:date="2025-06-17T09:42:00Z"/>
        </w:sdtContent>
      </w:sdt>
      <w:customXmlDelRangeEnd w:id="249"/>
    </w:p>
    <w:p w14:paraId="6C1A11E2" w14:textId="77777777" w:rsidR="00141DFB" w:rsidRDefault="00A53DE9">
      <w:pPr>
        <w:pStyle w:val="Heading2"/>
        <w:numPr>
          <w:ilvl w:val="1"/>
          <w:numId w:val="4"/>
        </w:numPr>
        <w:spacing w:after="240"/>
      </w:pPr>
      <w:bookmarkStart w:id="250" w:name="_heading=h.h38k6v280tgy"/>
      <w:bookmarkEnd w:id="250"/>
      <w:r>
        <w:lastRenderedPageBreak/>
        <w:t>Analysis Output Programs</w:t>
      </w:r>
    </w:p>
    <w:tbl>
      <w:tblPr>
        <w:tblW w:w="9320" w:type="dxa"/>
        <w:tblInd w:w="265" w:type="dxa"/>
        <w:tblLayout w:type="fixed"/>
        <w:tblLook w:val="0400" w:firstRow="0" w:lastRow="0" w:firstColumn="0" w:lastColumn="0" w:noHBand="0" w:noVBand="1"/>
      </w:tblPr>
      <w:tblGrid>
        <w:gridCol w:w="2070"/>
        <w:gridCol w:w="2070"/>
        <w:gridCol w:w="3690"/>
        <w:gridCol w:w="1490"/>
      </w:tblGrid>
      <w:tr w:rsidR="00141DFB" w14:paraId="6C1A11E7" w14:textId="77777777">
        <w:trPr>
          <w:cantSplit/>
          <w:trHeight w:val="312"/>
          <w:tblHeader/>
        </w:trPr>
        <w:tc>
          <w:tcPr>
            <w:tcW w:w="2069"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1E3" w14:textId="77777777" w:rsidR="00141DFB" w:rsidRDefault="00A53DE9">
            <w:pPr>
              <w:pStyle w:val="normal1"/>
              <w:keepNext/>
              <w:spacing w:before="0" w:line="240" w:lineRule="auto"/>
              <w:rPr>
                <w:b/>
              </w:rPr>
            </w:pPr>
            <w:r>
              <w:rPr>
                <w:b/>
              </w:rPr>
              <w:t>Program Name</w:t>
            </w:r>
          </w:p>
        </w:tc>
        <w:tc>
          <w:tcPr>
            <w:tcW w:w="2070"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1E4" w14:textId="77777777" w:rsidR="00141DFB" w:rsidRDefault="00A53DE9">
            <w:pPr>
              <w:pStyle w:val="normal1"/>
              <w:keepNext/>
              <w:spacing w:before="0" w:line="240" w:lineRule="auto"/>
              <w:rPr>
                <w:b/>
              </w:rPr>
            </w:pPr>
            <w:r>
              <w:rPr>
                <w:b/>
              </w:rPr>
              <w:t>Output Number</w:t>
            </w:r>
          </w:p>
        </w:tc>
        <w:tc>
          <w:tcPr>
            <w:tcW w:w="3690"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1E5" w14:textId="77777777" w:rsidR="00141DFB" w:rsidRDefault="00A53DE9">
            <w:pPr>
              <w:pStyle w:val="normal1"/>
              <w:keepNext/>
              <w:spacing w:before="0" w:line="240" w:lineRule="auto"/>
              <w:rPr>
                <w:b/>
              </w:rPr>
            </w:pPr>
            <w:r>
              <w:rPr>
                <w:b/>
              </w:rPr>
              <w:t>Title</w:t>
            </w:r>
          </w:p>
        </w:tc>
        <w:tc>
          <w:tcPr>
            <w:tcW w:w="1490"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1E6" w14:textId="77777777" w:rsidR="00141DFB" w:rsidRDefault="00A53DE9">
            <w:pPr>
              <w:pStyle w:val="normal1"/>
              <w:keepNext/>
              <w:spacing w:before="0" w:line="240" w:lineRule="auto"/>
              <w:rPr>
                <w:b/>
              </w:rPr>
            </w:pPr>
            <w:r>
              <w:rPr>
                <w:b/>
              </w:rPr>
              <w:t>Input</w:t>
            </w:r>
          </w:p>
        </w:tc>
      </w:tr>
      <w:tr w:rsidR="00141DFB" w14:paraId="6C1A11EC" w14:textId="77777777">
        <w:trPr>
          <w:cantSplit/>
          <w:trHeight w:val="288"/>
        </w:trPr>
        <w:tc>
          <w:tcPr>
            <w:tcW w:w="2069" w:type="dxa"/>
            <w:tcBorders>
              <w:top w:val="single" w:sz="4" w:space="0" w:color="000000"/>
              <w:left w:val="single" w:sz="4" w:space="0" w:color="000000"/>
              <w:bottom w:val="single" w:sz="4" w:space="0" w:color="000000"/>
              <w:right w:val="single" w:sz="4" w:space="0" w:color="000000"/>
            </w:tcBorders>
            <w:shd w:val="clear" w:color="auto" w:fill="FFFFFF"/>
          </w:tcPr>
          <w:p w14:paraId="6C1A11E8" w14:textId="77777777" w:rsidR="00141DFB" w:rsidRDefault="00141DFB">
            <w:pPr>
              <w:pStyle w:val="normal1"/>
            </w:pPr>
          </w:p>
        </w:tc>
        <w:tc>
          <w:tcPr>
            <w:tcW w:w="2070" w:type="dxa"/>
            <w:tcBorders>
              <w:top w:val="single" w:sz="4" w:space="0" w:color="000000"/>
              <w:left w:val="single" w:sz="4" w:space="0" w:color="000000"/>
              <w:bottom w:val="single" w:sz="4" w:space="0" w:color="000000"/>
              <w:right w:val="single" w:sz="4" w:space="0" w:color="000000"/>
            </w:tcBorders>
            <w:shd w:val="clear" w:color="auto" w:fill="FFFFFF"/>
          </w:tcPr>
          <w:p w14:paraId="6C1A11E9" w14:textId="77777777" w:rsidR="00141DFB" w:rsidRDefault="00141DFB">
            <w:pPr>
              <w:pStyle w:val="normal1"/>
            </w:pPr>
          </w:p>
        </w:tc>
        <w:tc>
          <w:tcPr>
            <w:tcW w:w="3690" w:type="dxa"/>
            <w:tcBorders>
              <w:top w:val="single" w:sz="4" w:space="0" w:color="000000"/>
              <w:left w:val="single" w:sz="4" w:space="0" w:color="000000"/>
              <w:bottom w:val="single" w:sz="4" w:space="0" w:color="000000"/>
              <w:right w:val="single" w:sz="4" w:space="0" w:color="000000"/>
            </w:tcBorders>
            <w:shd w:val="clear" w:color="auto" w:fill="FFFFFF"/>
          </w:tcPr>
          <w:p w14:paraId="6C1A11EA" w14:textId="77777777" w:rsidR="00141DFB" w:rsidRDefault="00141DFB">
            <w:pPr>
              <w:pStyle w:val="normal1"/>
            </w:pPr>
          </w:p>
        </w:tc>
        <w:tc>
          <w:tcPr>
            <w:tcW w:w="1490" w:type="dxa"/>
            <w:tcBorders>
              <w:top w:val="single" w:sz="4" w:space="0" w:color="000000"/>
              <w:left w:val="single" w:sz="4" w:space="0" w:color="000000"/>
              <w:bottom w:val="single" w:sz="4" w:space="0" w:color="000000"/>
              <w:right w:val="single" w:sz="4" w:space="0" w:color="000000"/>
            </w:tcBorders>
            <w:shd w:val="clear" w:color="auto" w:fill="FFFFFF"/>
          </w:tcPr>
          <w:p w14:paraId="6C1A11EB" w14:textId="77777777" w:rsidR="00141DFB" w:rsidRDefault="00141DFB">
            <w:pPr>
              <w:pStyle w:val="normal1"/>
            </w:pPr>
          </w:p>
        </w:tc>
      </w:tr>
    </w:tbl>
    <w:p w14:paraId="6C1A11ED" w14:textId="77777777" w:rsidR="00141DFB" w:rsidRDefault="00000000">
      <w:pPr>
        <w:pStyle w:val="Heading2"/>
        <w:spacing w:after="240"/>
        <w:ind w:left="360"/>
      </w:pPr>
      <w:sdt>
        <w:sdtPr>
          <w:tag w:val="goog_rdk_148"/>
          <w:id w:val="-827509468"/>
        </w:sdtPr>
        <w:sdtContent/>
      </w:sdt>
    </w:p>
    <w:p w14:paraId="6C1A11EE" w14:textId="77777777" w:rsidR="00141DFB" w:rsidRDefault="00A53DE9">
      <w:pPr>
        <w:pStyle w:val="normal1"/>
        <w:spacing w:before="240" w:after="240" w:line="240" w:lineRule="auto"/>
        <w:ind w:left="360"/>
      </w:pPr>
      <w:bookmarkStart w:id="251" w:name="_heading=h.1fob9te"/>
      <w:bookmarkEnd w:id="251"/>
      <w:r>
        <w:t>Example for R submission</w:t>
      </w:r>
    </w:p>
    <w:tbl>
      <w:tblPr>
        <w:tblW w:w="9090" w:type="dxa"/>
        <w:tblInd w:w="265" w:type="dxa"/>
        <w:tblLayout w:type="fixed"/>
        <w:tblLook w:val="0400" w:firstRow="0" w:lastRow="0" w:firstColumn="0" w:lastColumn="0" w:noHBand="0" w:noVBand="1"/>
      </w:tblPr>
      <w:tblGrid>
        <w:gridCol w:w="2040"/>
        <w:gridCol w:w="2130"/>
        <w:gridCol w:w="3675"/>
        <w:gridCol w:w="1245"/>
      </w:tblGrid>
      <w:tr w:rsidR="00141DFB" w14:paraId="6C1A11F5" w14:textId="77777777">
        <w:trPr>
          <w:cantSplit/>
          <w:trHeight w:val="312"/>
          <w:tblHeader/>
          <w:ins w:id="252" w:author="Joel Laxamana" w:date="2025-06-06T18:30:00Z"/>
        </w:trPr>
        <w:tc>
          <w:tcPr>
            <w:tcW w:w="203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1A11EF" w14:textId="77777777" w:rsidR="00141DFB" w:rsidRDefault="00A53DE9">
            <w:pPr>
              <w:pStyle w:val="normal1"/>
              <w:keepNext/>
              <w:spacing w:before="0" w:after="160" w:line="259" w:lineRule="auto"/>
              <w:rPr>
                <w:ins w:id="253" w:author="Joel Laxamana" w:date="2025-06-06T18:30:00Z"/>
              </w:rPr>
            </w:pPr>
            <w:commentRangeStart w:id="254"/>
            <w:commentRangeStart w:id="255"/>
            <w:commentRangeEnd w:id="254"/>
            <w:r>
              <w:commentReference w:id="254"/>
            </w:r>
            <w:commentRangeEnd w:id="255"/>
            <w:r w:rsidR="003F0F04">
              <w:rPr>
                <w:rStyle w:val="CommentReference"/>
                <w:rFonts w:ascii="Calibri" w:hAnsi="Calibri"/>
                <w:lang w:val="x-none" w:eastAsia="x-none"/>
              </w:rPr>
              <w:commentReference w:id="255"/>
            </w:r>
            <w:sdt>
              <w:sdtPr>
                <w:tag w:val="goog_rdk_151"/>
                <w:id w:val="-1657987762"/>
                <w:lock w:val="contentLocked"/>
              </w:sdtPr>
              <w:sdtContent>
                <w:ins w:id="256" w:author="Joel Laxamana" w:date="2025-06-06T18:30:00Z">
                  <w:r>
                    <w:t>Program</w:t>
                  </w:r>
                </w:ins>
              </w:sdtContent>
            </w:sdt>
          </w:p>
          <w:p w14:paraId="6C1A11F0" w14:textId="77777777" w:rsidR="00141DFB" w:rsidRDefault="00000000">
            <w:pPr>
              <w:pStyle w:val="normal1"/>
              <w:keepNext/>
              <w:spacing w:before="0" w:after="160" w:line="259" w:lineRule="auto"/>
            </w:pPr>
            <w:sdt>
              <w:sdtPr>
                <w:tag w:val="goog_rdk_153"/>
                <w:id w:val="2129815491"/>
              </w:sdtPr>
              <w:sdtContent>
                <w:ins w:id="257" w:author="Joel Laxamana" w:date="2025-06-06T18:30:00Z">
                  <w:r w:rsidR="00A53DE9">
                    <w:t>Name</w:t>
                  </w:r>
                </w:ins>
              </w:sdtContent>
            </w:sdt>
          </w:p>
        </w:tc>
        <w:tc>
          <w:tcPr>
            <w:tcW w:w="213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1A11F1" w14:textId="77777777" w:rsidR="00141DFB" w:rsidRDefault="00000000">
            <w:pPr>
              <w:pStyle w:val="normal1"/>
              <w:keepNext/>
              <w:spacing w:before="0" w:after="160" w:line="259" w:lineRule="auto"/>
              <w:rPr>
                <w:ins w:id="258" w:author="Joel Laxamana" w:date="2025-06-06T18:30:00Z"/>
              </w:rPr>
            </w:pPr>
            <w:sdt>
              <w:sdtPr>
                <w:tag w:val="goog_rdk_155"/>
                <w:id w:val="-325742971"/>
              </w:sdtPr>
              <w:sdtContent>
                <w:ins w:id="259" w:author="Joel Laxamana" w:date="2025-06-06T18:30:00Z">
                  <w:r w:rsidR="00A53DE9">
                    <w:t>Output</w:t>
                  </w:r>
                </w:ins>
              </w:sdtContent>
            </w:sdt>
          </w:p>
          <w:p w14:paraId="6C1A11F2" w14:textId="77777777" w:rsidR="00141DFB" w:rsidRDefault="00000000">
            <w:pPr>
              <w:pStyle w:val="normal1"/>
              <w:keepNext/>
              <w:spacing w:before="0" w:after="160" w:line="259" w:lineRule="auto"/>
            </w:pPr>
            <w:sdt>
              <w:sdtPr>
                <w:tag w:val="goog_rdk_157"/>
                <w:id w:val="-347787356"/>
              </w:sdtPr>
              <w:sdtContent>
                <w:ins w:id="260" w:author="Joel Laxamana" w:date="2025-06-06T18:30:00Z">
                  <w:r w:rsidR="00A53DE9">
                    <w:t>Number</w:t>
                  </w:r>
                </w:ins>
              </w:sdtContent>
            </w:sdt>
          </w:p>
        </w:tc>
        <w:tc>
          <w:tcPr>
            <w:tcW w:w="367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1A11F3" w14:textId="77777777" w:rsidR="00141DFB" w:rsidRDefault="00000000">
            <w:pPr>
              <w:pStyle w:val="normal1"/>
              <w:keepNext/>
              <w:spacing w:before="0" w:after="160" w:line="259" w:lineRule="auto"/>
            </w:pPr>
            <w:sdt>
              <w:sdtPr>
                <w:tag w:val="goog_rdk_159"/>
                <w:id w:val="-18165018"/>
              </w:sdtPr>
              <w:sdtContent>
                <w:ins w:id="261" w:author="Joel Laxamana" w:date="2025-06-06T18:30:00Z">
                  <w:r w:rsidR="00A53DE9">
                    <w:t>Title</w:t>
                  </w:r>
                </w:ins>
              </w:sdtContent>
            </w:sdt>
          </w:p>
        </w:tc>
        <w:tc>
          <w:tcPr>
            <w:tcW w:w="124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1A11F4" w14:textId="77777777" w:rsidR="00141DFB" w:rsidRDefault="00000000">
            <w:pPr>
              <w:pStyle w:val="normal1"/>
              <w:keepNext/>
              <w:spacing w:before="0" w:after="160" w:line="259" w:lineRule="auto"/>
            </w:pPr>
            <w:sdt>
              <w:sdtPr>
                <w:tag w:val="goog_rdk_161"/>
                <w:id w:val="801495792"/>
              </w:sdtPr>
              <w:sdtContent>
                <w:ins w:id="262" w:author="Joel Laxamana" w:date="2025-06-06T18:30:00Z">
                  <w:r w:rsidR="00A53DE9">
                    <w:t>Input</w:t>
                  </w:r>
                </w:ins>
              </w:sdtContent>
            </w:sdt>
          </w:p>
        </w:tc>
      </w:tr>
      <w:tr w:rsidR="00141DFB" w14:paraId="6C1A11FB" w14:textId="77777777">
        <w:trPr>
          <w:cantSplit/>
          <w:trHeight w:val="288"/>
          <w:ins w:id="263" w:author="Joel Laxamana" w:date="2025-06-06T18:30:00Z"/>
        </w:trPr>
        <w:tc>
          <w:tcPr>
            <w:tcW w:w="2039" w:type="dxa"/>
            <w:tcBorders>
              <w:top w:val="single" w:sz="4" w:space="0" w:color="000000"/>
              <w:left w:val="single" w:sz="4" w:space="0" w:color="000000"/>
              <w:bottom w:val="single" w:sz="4" w:space="0" w:color="000000"/>
              <w:right w:val="single" w:sz="4" w:space="0" w:color="000000"/>
            </w:tcBorders>
            <w:shd w:val="clear" w:color="auto" w:fill="FFFFFF"/>
          </w:tcPr>
          <w:p w14:paraId="6C1A11F6" w14:textId="77777777" w:rsidR="00141DFB" w:rsidRDefault="00000000">
            <w:pPr>
              <w:pStyle w:val="normal1"/>
              <w:spacing w:before="60" w:after="60" w:line="259" w:lineRule="auto"/>
            </w:pPr>
            <w:sdt>
              <w:sdtPr>
                <w:tag w:val="goog_rdk_164"/>
                <w:id w:val="-1569491410"/>
              </w:sdtPr>
              <w:sdtContent>
                <w:proofErr w:type="spellStart"/>
                <w:proofErr w:type="gramStart"/>
                <w:ins w:id="264" w:author="Joel Laxamana" w:date="2025-06-06T18:30:00Z">
                  <w:r w:rsidR="00A53DE9">
                    <w:t>tlfdemographic.r</w:t>
                  </w:r>
                </w:ins>
                <w:proofErr w:type="spellEnd"/>
                <w:proofErr w:type="gramEnd"/>
              </w:sdtContent>
            </w:sdt>
          </w:p>
        </w:tc>
        <w:tc>
          <w:tcPr>
            <w:tcW w:w="2130" w:type="dxa"/>
            <w:tcBorders>
              <w:top w:val="single" w:sz="4" w:space="0" w:color="000000"/>
              <w:left w:val="single" w:sz="4" w:space="0" w:color="000000"/>
              <w:bottom w:val="single" w:sz="4" w:space="0" w:color="000000"/>
              <w:right w:val="single" w:sz="4" w:space="0" w:color="000000"/>
            </w:tcBorders>
            <w:shd w:val="clear" w:color="auto" w:fill="FFFFFF"/>
          </w:tcPr>
          <w:p w14:paraId="6C1A11F7" w14:textId="77777777" w:rsidR="00141DFB" w:rsidRDefault="00000000">
            <w:pPr>
              <w:pStyle w:val="normal1"/>
              <w:spacing w:before="60" w:after="60" w:line="259" w:lineRule="auto"/>
            </w:pPr>
            <w:sdt>
              <w:sdtPr>
                <w:tag w:val="goog_rdk_166"/>
                <w:id w:val="385070108"/>
              </w:sdtPr>
              <w:sdtContent>
                <w:ins w:id="265" w:author="Joel Laxamana" w:date="2025-06-06T18:30:00Z">
                  <w:r w:rsidR="00A53DE9">
                    <w:t>Table 14-2.01</w:t>
                  </w:r>
                </w:ins>
              </w:sdtContent>
            </w:sdt>
          </w:p>
        </w:tc>
        <w:tc>
          <w:tcPr>
            <w:tcW w:w="3675" w:type="dxa"/>
            <w:tcBorders>
              <w:top w:val="single" w:sz="4" w:space="0" w:color="000000"/>
              <w:left w:val="single" w:sz="4" w:space="0" w:color="000000"/>
              <w:bottom w:val="single" w:sz="4" w:space="0" w:color="000000"/>
              <w:right w:val="single" w:sz="4" w:space="0" w:color="000000"/>
            </w:tcBorders>
            <w:shd w:val="clear" w:color="auto" w:fill="FFFFFF"/>
          </w:tcPr>
          <w:p w14:paraId="6C1A11F8" w14:textId="6B757DA7" w:rsidR="00141DFB" w:rsidDel="000E5ED9" w:rsidRDefault="00000000" w:rsidP="00CD31F4">
            <w:pPr>
              <w:pStyle w:val="normal1"/>
              <w:spacing w:before="60" w:after="60" w:line="259" w:lineRule="auto"/>
              <w:rPr>
                <w:ins w:id="266" w:author="Joel Laxamana" w:date="2025-06-06T18:30:00Z"/>
                <w:del w:id="267" w:author="Cho, Hye Soo" w:date="2025-06-17T08:27:00Z"/>
              </w:rPr>
            </w:pPr>
            <w:sdt>
              <w:sdtPr>
                <w:tag w:val="goog_rdk_168"/>
                <w:id w:val="-260291729"/>
              </w:sdtPr>
              <w:sdtContent>
                <w:ins w:id="268" w:author="Joel Laxamana" w:date="2025-06-06T18:30:00Z">
                  <w:r w:rsidR="00A53DE9">
                    <w:t>Summary of Demographic and Baseline</w:t>
                  </w:r>
                </w:ins>
              </w:sdtContent>
            </w:sdt>
          </w:p>
          <w:p w14:paraId="6C1A11F9" w14:textId="267385A6" w:rsidR="00141DFB" w:rsidRDefault="000E5ED9" w:rsidP="000E5ED9">
            <w:pPr>
              <w:pStyle w:val="normal1"/>
              <w:spacing w:before="60" w:after="60" w:line="259" w:lineRule="auto"/>
            </w:pPr>
            <w:ins w:id="269" w:author="Cho, Hye Soo" w:date="2025-06-17T08:27:00Z">
              <w:r>
                <w:rPr>
                  <w:rFonts w:eastAsia="Batang" w:hint="eastAsia"/>
                  <w:lang w:eastAsia="ko-KR"/>
                </w:rPr>
                <w:t xml:space="preserve"> </w:t>
              </w:r>
            </w:ins>
            <w:sdt>
              <w:sdtPr>
                <w:tag w:val="goog_rdk_170"/>
                <w:id w:val="1598135876"/>
              </w:sdtPr>
              <w:sdtContent>
                <w:ins w:id="270" w:author="Joel Laxamana" w:date="2025-06-06T18:30:00Z">
                  <w:r>
                    <w:t>Characteristics</w:t>
                  </w:r>
                </w:ins>
              </w:sdtContent>
            </w:sdt>
          </w:p>
        </w:tc>
        <w:tc>
          <w:tcPr>
            <w:tcW w:w="1245" w:type="dxa"/>
            <w:tcBorders>
              <w:top w:val="single" w:sz="4" w:space="0" w:color="000000"/>
              <w:left w:val="single" w:sz="4" w:space="0" w:color="000000"/>
              <w:bottom w:val="single" w:sz="4" w:space="0" w:color="000000"/>
              <w:right w:val="single" w:sz="4" w:space="0" w:color="000000"/>
            </w:tcBorders>
            <w:shd w:val="clear" w:color="auto" w:fill="FFFFFF"/>
          </w:tcPr>
          <w:p w14:paraId="6C1A11FA" w14:textId="77777777" w:rsidR="00141DFB" w:rsidRDefault="00000000">
            <w:pPr>
              <w:pStyle w:val="normal1"/>
              <w:spacing w:before="60" w:after="60" w:line="259" w:lineRule="auto"/>
            </w:pPr>
            <w:sdt>
              <w:sdtPr>
                <w:tag w:val="goog_rdk_172"/>
                <w:id w:val="-305774673"/>
              </w:sdtPr>
              <w:sdtContent>
                <w:ins w:id="271" w:author="Joel Laxamana" w:date="2025-06-06T18:30:00Z">
                  <w:r w:rsidR="00A53DE9">
                    <w:t>ADSL</w:t>
                  </w:r>
                </w:ins>
              </w:sdtContent>
            </w:sdt>
          </w:p>
        </w:tc>
      </w:tr>
      <w:tr w:rsidR="00141DFB" w14:paraId="6C1A1201" w14:textId="77777777">
        <w:trPr>
          <w:cantSplit/>
          <w:trHeight w:val="288"/>
          <w:ins w:id="272" w:author="Joel Laxamana" w:date="2025-06-06T18:30:00Z"/>
        </w:trPr>
        <w:tc>
          <w:tcPr>
            <w:tcW w:w="2039" w:type="dxa"/>
            <w:tcBorders>
              <w:top w:val="single" w:sz="4" w:space="0" w:color="000000"/>
              <w:left w:val="single" w:sz="4" w:space="0" w:color="000000"/>
              <w:bottom w:val="single" w:sz="4" w:space="0" w:color="000000"/>
              <w:right w:val="single" w:sz="4" w:space="0" w:color="000000"/>
            </w:tcBorders>
            <w:shd w:val="clear" w:color="auto" w:fill="FFFFFF"/>
          </w:tcPr>
          <w:p w14:paraId="6C1A11FC" w14:textId="77777777" w:rsidR="00141DFB" w:rsidRDefault="00000000">
            <w:pPr>
              <w:pStyle w:val="normal1"/>
              <w:spacing w:before="60" w:after="60" w:line="259" w:lineRule="auto"/>
            </w:pPr>
            <w:sdt>
              <w:sdtPr>
                <w:tag w:val="goog_rdk_175"/>
                <w:id w:val="1861079129"/>
              </w:sdtPr>
              <w:sdtContent>
                <w:proofErr w:type="spellStart"/>
                <w:ins w:id="273" w:author="Joel Laxamana" w:date="2025-06-06T18:30:00Z">
                  <w:r w:rsidR="00A53DE9">
                    <w:t>tlf-</w:t>
                  </w:r>
                  <w:proofErr w:type="gramStart"/>
                  <w:r w:rsidR="00A53DE9">
                    <w:t>primary.r</w:t>
                  </w:r>
                </w:ins>
                <w:proofErr w:type="spellEnd"/>
                <w:proofErr w:type="gramEnd"/>
              </w:sdtContent>
            </w:sdt>
          </w:p>
        </w:tc>
        <w:tc>
          <w:tcPr>
            <w:tcW w:w="2130" w:type="dxa"/>
            <w:tcBorders>
              <w:top w:val="single" w:sz="4" w:space="0" w:color="000000"/>
              <w:left w:val="single" w:sz="4" w:space="0" w:color="000000"/>
              <w:bottom w:val="single" w:sz="4" w:space="0" w:color="000000"/>
              <w:right w:val="single" w:sz="4" w:space="0" w:color="000000"/>
            </w:tcBorders>
            <w:shd w:val="clear" w:color="auto" w:fill="FFFFFF"/>
          </w:tcPr>
          <w:p w14:paraId="6C1A11FD" w14:textId="77777777" w:rsidR="00141DFB" w:rsidRDefault="00000000">
            <w:pPr>
              <w:pStyle w:val="normal1"/>
              <w:spacing w:before="60" w:after="60" w:line="259" w:lineRule="auto"/>
            </w:pPr>
            <w:sdt>
              <w:sdtPr>
                <w:tag w:val="goog_rdk_177"/>
                <w:id w:val="1365871459"/>
              </w:sdtPr>
              <w:sdtContent>
                <w:ins w:id="274" w:author="Joel Laxamana" w:date="2025-06-06T18:30:00Z">
                  <w:r w:rsidR="00A53DE9">
                    <w:t>Table 14-3.01</w:t>
                  </w:r>
                </w:ins>
              </w:sdtContent>
            </w:sdt>
          </w:p>
        </w:tc>
        <w:tc>
          <w:tcPr>
            <w:tcW w:w="3675" w:type="dxa"/>
            <w:tcBorders>
              <w:top w:val="single" w:sz="4" w:space="0" w:color="000000"/>
              <w:left w:val="single" w:sz="4" w:space="0" w:color="000000"/>
              <w:bottom w:val="single" w:sz="4" w:space="0" w:color="000000"/>
              <w:right w:val="single" w:sz="4" w:space="0" w:color="000000"/>
            </w:tcBorders>
            <w:shd w:val="clear" w:color="auto" w:fill="FFFFFF"/>
          </w:tcPr>
          <w:p w14:paraId="6C1A11FE" w14:textId="1A21B7E6" w:rsidR="00141DFB" w:rsidDel="000E5ED9" w:rsidRDefault="00000000">
            <w:pPr>
              <w:pStyle w:val="normal1"/>
              <w:spacing w:before="60" w:after="60" w:line="259" w:lineRule="auto"/>
              <w:rPr>
                <w:ins w:id="275" w:author="Joel Laxamana" w:date="2025-06-06T18:30:00Z"/>
                <w:del w:id="276" w:author="Cho, Hye Soo" w:date="2025-06-17T08:27:00Z"/>
              </w:rPr>
            </w:pPr>
            <w:sdt>
              <w:sdtPr>
                <w:tag w:val="goog_rdk_179"/>
                <w:id w:val="-1452554989"/>
              </w:sdtPr>
              <w:sdtContent>
                <w:ins w:id="277" w:author="Joel Laxamana" w:date="2025-06-06T18:30:00Z">
                  <w:r w:rsidR="00A53DE9">
                    <w:t>Primary Endpoint Analysis: ADAS Cog</w:t>
                  </w:r>
                </w:ins>
              </w:sdtContent>
            </w:sdt>
            <w:ins w:id="278" w:author="Cho, Hye Soo" w:date="2025-06-17T08:27:00Z">
              <w:r w:rsidR="000E5ED9">
                <w:rPr>
                  <w:rFonts w:eastAsia="Batang" w:hint="eastAsia"/>
                  <w:lang w:eastAsia="ko-KR"/>
                </w:rPr>
                <w:t xml:space="preserve"> </w:t>
              </w:r>
            </w:ins>
          </w:p>
          <w:p w14:paraId="6C1A11FF" w14:textId="77777777" w:rsidR="00141DFB" w:rsidRDefault="00000000">
            <w:pPr>
              <w:pStyle w:val="normal1"/>
              <w:spacing w:before="60" w:after="60" w:line="259" w:lineRule="auto"/>
            </w:pPr>
            <w:sdt>
              <w:sdtPr>
                <w:tag w:val="goog_rdk_181"/>
                <w:id w:val="-482549935"/>
              </w:sdtPr>
              <w:sdtContent>
                <w:ins w:id="279" w:author="Joel Laxamana" w:date="2025-06-06T18:30:00Z">
                  <w:r w:rsidR="00A53DE9">
                    <w:t>(11) - Change from Baseline to Week 24 -LOCF</w:t>
                  </w:r>
                </w:ins>
              </w:sdtContent>
            </w:sdt>
          </w:p>
        </w:tc>
        <w:tc>
          <w:tcPr>
            <w:tcW w:w="1245" w:type="dxa"/>
            <w:tcBorders>
              <w:top w:val="single" w:sz="4" w:space="0" w:color="000000"/>
              <w:left w:val="single" w:sz="4" w:space="0" w:color="000000"/>
              <w:bottom w:val="single" w:sz="4" w:space="0" w:color="000000"/>
              <w:right w:val="single" w:sz="4" w:space="0" w:color="000000"/>
            </w:tcBorders>
            <w:shd w:val="clear" w:color="auto" w:fill="FFFFFF"/>
          </w:tcPr>
          <w:p w14:paraId="6C1A1200" w14:textId="77777777" w:rsidR="00141DFB" w:rsidRDefault="00000000">
            <w:pPr>
              <w:pStyle w:val="normal1"/>
              <w:spacing w:before="60" w:after="60" w:line="259" w:lineRule="auto"/>
            </w:pPr>
            <w:sdt>
              <w:sdtPr>
                <w:tag w:val="goog_rdk_183"/>
                <w:id w:val="-1930429313"/>
              </w:sdtPr>
              <w:sdtContent>
                <w:ins w:id="280" w:author="Joel Laxamana" w:date="2025-06-06T18:30:00Z">
                  <w:r w:rsidR="00A53DE9">
                    <w:t xml:space="preserve">ADSL, ADADAS </w:t>
                  </w:r>
                </w:ins>
              </w:sdtContent>
            </w:sdt>
          </w:p>
        </w:tc>
      </w:tr>
    </w:tbl>
    <w:bookmarkStart w:id="281" w:name="_heading=h.k61j26666m98"/>
    <w:bookmarkEnd w:id="281"/>
    <w:p w14:paraId="6C1A1202" w14:textId="1F8C33A0" w:rsidR="00141DFB" w:rsidDel="008E2960" w:rsidRDefault="00000000">
      <w:pPr>
        <w:pStyle w:val="Heading2"/>
        <w:spacing w:after="240"/>
        <w:rPr>
          <w:ins w:id="282" w:author="Joel Laxamana" w:date="2025-06-06T18:30:00Z"/>
          <w:del w:id="283" w:author="Cho, Hye Soo" w:date="2025-06-23T15:12:00Z"/>
        </w:rPr>
      </w:pPr>
      <w:customXmlDelRangeStart w:id="284" w:author="Cho, Hye Soo" w:date="2025-06-23T15:12:00Z"/>
      <w:sdt>
        <w:sdtPr>
          <w:tag w:val="goog_rdk_186"/>
          <w:id w:val="90357338"/>
        </w:sdtPr>
        <w:sdtContent>
          <w:customXmlDelRangeEnd w:id="284"/>
          <w:customXmlDelRangeStart w:id="285" w:author="Cho, Hye Soo" w:date="2025-06-23T15:12:00Z"/>
        </w:sdtContent>
      </w:sdt>
      <w:customXmlDelRangeEnd w:id="285"/>
    </w:p>
    <w:p w14:paraId="6C1A1203" w14:textId="37EF1652" w:rsidR="00141DFB" w:rsidDel="008E2960" w:rsidRDefault="00000000">
      <w:pPr>
        <w:pStyle w:val="normal1"/>
        <w:rPr>
          <w:ins w:id="286" w:author="Joel Laxamana" w:date="2025-06-06T18:30:00Z"/>
          <w:del w:id="287" w:author="Cho, Hye Soo" w:date="2025-06-23T15:12:00Z"/>
        </w:rPr>
      </w:pPr>
      <w:customXmlDelRangeStart w:id="288" w:author="Cho, Hye Soo" w:date="2025-06-23T15:12:00Z"/>
      <w:sdt>
        <w:sdtPr>
          <w:tag w:val="goog_rdk_188"/>
          <w:id w:val="-655531175"/>
        </w:sdtPr>
        <w:sdtContent>
          <w:customXmlDelRangeEnd w:id="288"/>
          <w:customXmlDelRangeStart w:id="289" w:author="Cho, Hye Soo" w:date="2025-06-23T15:12:00Z"/>
        </w:sdtContent>
      </w:sdt>
      <w:customXmlDelRangeEnd w:id="289"/>
    </w:p>
    <w:p w14:paraId="6C1A1204" w14:textId="6B42F79B" w:rsidR="00141DFB" w:rsidDel="008E2960" w:rsidRDefault="00000000">
      <w:pPr>
        <w:pStyle w:val="normal1"/>
        <w:rPr>
          <w:ins w:id="290" w:author="Joel Laxamana" w:date="2025-06-06T18:30:00Z"/>
          <w:del w:id="291" w:author="Cho, Hye Soo" w:date="2025-06-23T15:12:00Z"/>
        </w:rPr>
      </w:pPr>
      <w:customXmlDelRangeStart w:id="292" w:author="Cho, Hye Soo" w:date="2025-06-23T15:12:00Z"/>
      <w:sdt>
        <w:sdtPr>
          <w:tag w:val="goog_rdk_190"/>
          <w:id w:val="-1360961737"/>
        </w:sdtPr>
        <w:sdtContent>
          <w:customXmlDelRangeEnd w:id="292"/>
          <w:customXmlDelRangeStart w:id="293" w:author="Cho, Hye Soo" w:date="2025-06-23T15:12:00Z"/>
        </w:sdtContent>
      </w:sdt>
      <w:customXmlDelRangeEnd w:id="293"/>
    </w:p>
    <w:p w14:paraId="6C1A1205" w14:textId="51CA5F58" w:rsidR="00141DFB" w:rsidDel="008E2960" w:rsidRDefault="00000000">
      <w:pPr>
        <w:pStyle w:val="normal1"/>
        <w:rPr>
          <w:ins w:id="294" w:author="Joel Laxamana" w:date="2025-06-06T18:30:00Z"/>
          <w:del w:id="295" w:author="Cho, Hye Soo" w:date="2025-06-23T15:12:00Z"/>
        </w:rPr>
      </w:pPr>
      <w:customXmlDelRangeStart w:id="296" w:author="Cho, Hye Soo" w:date="2025-06-23T15:12:00Z"/>
      <w:sdt>
        <w:sdtPr>
          <w:tag w:val="goog_rdk_192"/>
          <w:id w:val="516123260"/>
        </w:sdtPr>
        <w:sdtContent>
          <w:customXmlDelRangeEnd w:id="296"/>
          <w:customXmlDelRangeStart w:id="297" w:author="Cho, Hye Soo" w:date="2025-06-23T15:12:00Z"/>
        </w:sdtContent>
      </w:sdt>
      <w:customXmlDelRangeEnd w:id="297"/>
    </w:p>
    <w:p w14:paraId="6C1A1206" w14:textId="5229D0EE" w:rsidR="00141DFB" w:rsidRDefault="00000000">
      <w:pPr>
        <w:pStyle w:val="normal1"/>
        <w:rPr>
          <w:ins w:id="298" w:author="Joel Laxamana" w:date="2025-06-06T18:30:00Z"/>
        </w:rPr>
      </w:pPr>
      <w:customXmlDelRangeStart w:id="299" w:author="Cho, Hye Soo" w:date="2025-06-23T15:12:00Z"/>
      <w:sdt>
        <w:sdtPr>
          <w:tag w:val="goog_rdk_194"/>
          <w:id w:val="1999688023"/>
        </w:sdtPr>
        <w:sdtContent>
          <w:customXmlDelRangeEnd w:id="299"/>
          <w:customXmlDelRangeStart w:id="300" w:author="Cho, Hye Soo" w:date="2025-06-23T15:12:00Z"/>
        </w:sdtContent>
      </w:sdt>
      <w:customXmlDelRangeEnd w:id="300"/>
    </w:p>
    <w:tbl>
      <w:tblPr>
        <w:tblW w:w="909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890"/>
        <w:gridCol w:w="1620"/>
        <w:gridCol w:w="2610"/>
        <w:gridCol w:w="2970"/>
      </w:tblGrid>
      <w:tr w:rsidR="008E2960" w:rsidRPr="00CB58EA" w14:paraId="429F43BE" w14:textId="77777777">
        <w:trPr>
          <w:cantSplit/>
          <w:trHeight w:val="312"/>
          <w:tblHeader/>
          <w:ins w:id="301" w:author="Cho, Hye Soo" w:date="2025-06-23T15:12:00Z"/>
        </w:trPr>
        <w:tc>
          <w:tcPr>
            <w:tcW w:w="1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139D3A2B" w14:textId="77777777" w:rsidR="008E2960" w:rsidRPr="002D32D5" w:rsidRDefault="008E2960">
            <w:pPr>
              <w:keepNext/>
              <w:adjustRightInd w:val="0"/>
              <w:spacing w:before="60" w:after="60" w:line="23" w:lineRule="atLeast"/>
              <w:rPr>
                <w:ins w:id="302" w:author="Cho, Hye Soo" w:date="2025-06-23T15:12:00Z"/>
                <w:rPrChange w:id="303" w:author="Cho, Hye Soo" w:date="2025-06-25T14:49:00Z">
                  <w:rPr>
                    <w:ins w:id="304" w:author="Cho, Hye Soo" w:date="2025-06-23T15:12:00Z"/>
                    <w:b/>
                    <w:bCs/>
                  </w:rPr>
                </w:rPrChange>
              </w:rPr>
            </w:pPr>
            <w:ins w:id="305" w:author="Cho, Hye Soo" w:date="2025-06-23T15:12:00Z">
              <w:r w:rsidRPr="002D32D5">
                <w:rPr>
                  <w:rPrChange w:id="306" w:author="Cho, Hye Soo" w:date="2025-06-25T14:49:00Z">
                    <w:rPr>
                      <w:b/>
                      <w:bCs/>
                    </w:rPr>
                  </w:rPrChange>
                </w:rPr>
                <w:t>Program</w:t>
              </w:r>
            </w:ins>
          </w:p>
          <w:p w14:paraId="11CD4F74" w14:textId="77777777" w:rsidR="008E2960" w:rsidRPr="002D32D5" w:rsidRDefault="008E2960">
            <w:pPr>
              <w:keepNext/>
              <w:adjustRightInd w:val="0"/>
              <w:spacing w:before="60" w:after="60" w:line="23" w:lineRule="atLeast"/>
              <w:rPr>
                <w:ins w:id="307" w:author="Cho, Hye Soo" w:date="2025-06-23T15:12:00Z"/>
                <w:rPrChange w:id="308" w:author="Cho, Hye Soo" w:date="2025-06-25T14:49:00Z">
                  <w:rPr>
                    <w:ins w:id="309" w:author="Cho, Hye Soo" w:date="2025-06-23T15:12:00Z"/>
                    <w:b/>
                    <w:bCs/>
                  </w:rPr>
                </w:rPrChange>
              </w:rPr>
            </w:pPr>
            <w:ins w:id="310" w:author="Cho, Hye Soo" w:date="2025-06-23T15:12:00Z">
              <w:r w:rsidRPr="002D32D5">
                <w:rPr>
                  <w:rPrChange w:id="311" w:author="Cho, Hye Soo" w:date="2025-06-25T14:49:00Z">
                    <w:rPr>
                      <w:b/>
                      <w:bCs/>
                    </w:rPr>
                  </w:rPrChange>
                </w:rPr>
                <w:t>Name</w:t>
              </w:r>
            </w:ins>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C6DC1BA" w14:textId="77777777" w:rsidR="008E2960" w:rsidRPr="002D32D5" w:rsidRDefault="008E2960">
            <w:pPr>
              <w:keepNext/>
              <w:adjustRightInd w:val="0"/>
              <w:spacing w:before="60" w:after="60" w:line="23" w:lineRule="atLeast"/>
              <w:rPr>
                <w:ins w:id="312" w:author="Cho, Hye Soo" w:date="2025-06-23T15:12:00Z"/>
                <w:rPrChange w:id="313" w:author="Cho, Hye Soo" w:date="2025-06-25T14:49:00Z">
                  <w:rPr>
                    <w:ins w:id="314" w:author="Cho, Hye Soo" w:date="2025-06-23T15:12:00Z"/>
                    <w:b/>
                    <w:bCs/>
                  </w:rPr>
                </w:rPrChange>
              </w:rPr>
            </w:pPr>
            <w:ins w:id="315" w:author="Cho, Hye Soo" w:date="2025-06-23T15:12:00Z">
              <w:r w:rsidRPr="002D32D5">
                <w:rPr>
                  <w:rPrChange w:id="316" w:author="Cho, Hye Soo" w:date="2025-06-25T14:49:00Z">
                    <w:rPr>
                      <w:b/>
                      <w:bCs/>
                    </w:rPr>
                  </w:rPrChange>
                </w:rPr>
                <w:t>Output</w:t>
              </w:r>
            </w:ins>
          </w:p>
          <w:p w14:paraId="69ADB2F7" w14:textId="77777777" w:rsidR="008E2960" w:rsidRPr="002D32D5" w:rsidRDefault="008E2960">
            <w:pPr>
              <w:keepNext/>
              <w:adjustRightInd w:val="0"/>
              <w:spacing w:before="60" w:after="60" w:line="23" w:lineRule="atLeast"/>
              <w:rPr>
                <w:ins w:id="317" w:author="Cho, Hye Soo" w:date="2025-06-23T15:12:00Z"/>
                <w:rPrChange w:id="318" w:author="Cho, Hye Soo" w:date="2025-06-25T14:49:00Z">
                  <w:rPr>
                    <w:ins w:id="319" w:author="Cho, Hye Soo" w:date="2025-06-23T15:12:00Z"/>
                    <w:b/>
                    <w:bCs/>
                  </w:rPr>
                </w:rPrChange>
              </w:rPr>
            </w:pPr>
            <w:ins w:id="320" w:author="Cho, Hye Soo" w:date="2025-06-23T15:12:00Z">
              <w:r w:rsidRPr="002D32D5">
                <w:rPr>
                  <w:rPrChange w:id="321" w:author="Cho, Hye Soo" w:date="2025-06-25T14:49:00Z">
                    <w:rPr>
                      <w:b/>
                      <w:bCs/>
                    </w:rPr>
                  </w:rPrChange>
                </w:rPr>
                <w:t>Name</w:t>
              </w:r>
            </w:ins>
          </w:p>
        </w:tc>
        <w:tc>
          <w:tcPr>
            <w:tcW w:w="261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7B7A8FD" w14:textId="77777777" w:rsidR="008E2960" w:rsidRPr="002D32D5" w:rsidRDefault="008E2960">
            <w:pPr>
              <w:pStyle w:val="Default"/>
              <w:spacing w:before="60" w:after="60"/>
              <w:rPr>
                <w:ins w:id="322" w:author="Cho, Hye Soo" w:date="2025-06-23T15:12:00Z"/>
                <w:rFonts w:ascii="Times New Roman" w:hAnsi="Times New Roman" w:cs="Times New Roman"/>
                <w:rPrChange w:id="323" w:author="Cho, Hye Soo" w:date="2025-06-25T14:49:00Z">
                  <w:rPr>
                    <w:ins w:id="324" w:author="Cho, Hye Soo" w:date="2025-06-23T15:12:00Z"/>
                  </w:rPr>
                </w:rPrChange>
              </w:rPr>
            </w:pPr>
            <w:ins w:id="325" w:author="Cho, Hye Soo" w:date="2025-06-23T15:12:00Z">
              <w:r w:rsidRPr="002D32D5">
                <w:rPr>
                  <w:rFonts w:ascii="Times New Roman" w:hAnsi="Times New Roman" w:cs="Times New Roman"/>
                  <w:sz w:val="22"/>
                  <w:szCs w:val="22"/>
                  <w:rPrChange w:id="326" w:author="Cho, Hye Soo" w:date="2025-06-25T14:49:00Z">
                    <w:rPr>
                      <w:b/>
                      <w:bCs/>
                      <w:sz w:val="22"/>
                      <w:szCs w:val="22"/>
                    </w:rPr>
                  </w:rPrChange>
                </w:rPr>
                <w:t xml:space="preserve">Analysis Datasets &amp; Variables </w:t>
              </w:r>
            </w:ins>
          </w:p>
        </w:tc>
        <w:tc>
          <w:tcPr>
            <w:tcW w:w="29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BDAC407" w14:textId="77777777" w:rsidR="008E2960" w:rsidRPr="002D32D5" w:rsidRDefault="008E2960">
            <w:pPr>
              <w:pStyle w:val="Default"/>
              <w:spacing w:before="60" w:after="60"/>
              <w:rPr>
                <w:ins w:id="327" w:author="Cho, Hye Soo" w:date="2025-06-23T15:12:00Z"/>
                <w:rFonts w:ascii="Times New Roman" w:hAnsi="Times New Roman" w:cs="Times New Roman"/>
                <w:rPrChange w:id="328" w:author="Cho, Hye Soo" w:date="2025-06-25T14:49:00Z">
                  <w:rPr>
                    <w:ins w:id="329" w:author="Cho, Hye Soo" w:date="2025-06-23T15:12:00Z"/>
                  </w:rPr>
                </w:rPrChange>
              </w:rPr>
            </w:pPr>
            <w:ins w:id="330" w:author="Cho, Hye Soo" w:date="2025-06-23T15:12:00Z">
              <w:r w:rsidRPr="002D32D5">
                <w:rPr>
                  <w:rFonts w:ascii="Times New Roman" w:hAnsi="Times New Roman" w:cs="Times New Roman"/>
                  <w:sz w:val="22"/>
                  <w:szCs w:val="22"/>
                  <w:rPrChange w:id="331" w:author="Cho, Hye Soo" w:date="2025-06-25T14:49:00Z">
                    <w:rPr>
                      <w:b/>
                      <w:bCs/>
                      <w:sz w:val="22"/>
                      <w:szCs w:val="22"/>
                    </w:rPr>
                  </w:rPrChange>
                </w:rPr>
                <w:t xml:space="preserve">Selection Criteria </w:t>
              </w:r>
            </w:ins>
          </w:p>
        </w:tc>
      </w:tr>
      <w:tr w:rsidR="008E2960" w:rsidRPr="00CB58EA" w14:paraId="07C85C7D" w14:textId="77777777">
        <w:trPr>
          <w:cantSplit/>
          <w:trHeight w:val="288"/>
          <w:ins w:id="332" w:author="Cho, Hye Soo" w:date="2025-06-23T15:12:00Z"/>
        </w:trPr>
        <w:tc>
          <w:tcPr>
            <w:tcW w:w="1890" w:type="dxa"/>
            <w:tcBorders>
              <w:top w:val="single" w:sz="4" w:space="0" w:color="auto"/>
              <w:left w:val="single" w:sz="4" w:space="0" w:color="auto"/>
              <w:bottom w:val="single" w:sz="4" w:space="0" w:color="auto"/>
              <w:right w:val="single" w:sz="4" w:space="0" w:color="auto"/>
            </w:tcBorders>
            <w:shd w:val="clear" w:color="auto" w:fill="FFFFFF"/>
            <w:noWrap/>
          </w:tcPr>
          <w:p w14:paraId="72F6ABF5" w14:textId="77777777" w:rsidR="008E2960" w:rsidRPr="00CB58EA" w:rsidRDefault="008E2960">
            <w:pPr>
              <w:spacing w:before="60" w:after="60" w:line="23" w:lineRule="atLeast"/>
              <w:rPr>
                <w:ins w:id="333" w:author="Cho, Hye Soo" w:date="2025-06-23T15:12:00Z"/>
              </w:rPr>
            </w:pPr>
            <w:commentRangeStart w:id="334"/>
            <w:commentRangeStart w:id="335"/>
            <w:proofErr w:type="spellStart"/>
            <w:proofErr w:type="gramStart"/>
            <w:ins w:id="336" w:author="Cho, Hye Soo" w:date="2025-06-23T15:12:00Z">
              <w:r w:rsidRPr="00CB58EA">
                <w:t>tlfdemographic.r</w:t>
              </w:r>
              <w:proofErr w:type="spellEnd"/>
              <w:proofErr w:type="gramEnd"/>
            </w:ins>
          </w:p>
        </w:tc>
        <w:tc>
          <w:tcPr>
            <w:tcW w:w="1620" w:type="dxa"/>
            <w:tcBorders>
              <w:top w:val="single" w:sz="4" w:space="0" w:color="auto"/>
              <w:left w:val="single" w:sz="4" w:space="0" w:color="auto"/>
              <w:bottom w:val="single" w:sz="4" w:space="0" w:color="auto"/>
              <w:right w:val="single" w:sz="4" w:space="0" w:color="auto"/>
            </w:tcBorders>
            <w:shd w:val="clear" w:color="auto" w:fill="FFFFFF"/>
            <w:noWrap/>
          </w:tcPr>
          <w:p w14:paraId="7C2FD155" w14:textId="77777777" w:rsidR="008E2960" w:rsidRPr="00CB58EA" w:rsidRDefault="008E2960">
            <w:pPr>
              <w:spacing w:before="60" w:after="60" w:line="23" w:lineRule="atLeast"/>
              <w:rPr>
                <w:ins w:id="337" w:author="Cho, Hye Soo" w:date="2025-06-23T15:12:00Z"/>
                <w:lang w:eastAsia="x-none"/>
              </w:rPr>
            </w:pPr>
            <w:ins w:id="338" w:author="Cho, Hye Soo" w:date="2025-06-23T15:12:00Z">
              <w:r w:rsidRPr="00CB58EA">
                <w:rPr>
                  <w:lang w:eastAsia="x-none"/>
                </w:rPr>
                <w:t>tlf-demographic-pilot3.</w:t>
              </w:r>
            </w:ins>
          </w:p>
          <w:p w14:paraId="517EA97B" w14:textId="77777777" w:rsidR="008E2960" w:rsidRPr="00CB58EA" w:rsidRDefault="008E2960">
            <w:pPr>
              <w:spacing w:before="60" w:after="60" w:line="23" w:lineRule="atLeast"/>
              <w:rPr>
                <w:ins w:id="339" w:author="Cho, Hye Soo" w:date="2025-06-23T15:12:00Z"/>
                <w:lang w:eastAsia="x-none"/>
              </w:rPr>
            </w:pPr>
            <w:ins w:id="340" w:author="Cho, Hye Soo" w:date="2025-06-23T15:12:00Z">
              <w:r w:rsidRPr="00CB58EA">
                <w:rPr>
                  <w:lang w:eastAsia="x-none"/>
                </w:rPr>
                <w:t>out</w:t>
              </w:r>
            </w:ins>
          </w:p>
        </w:tc>
        <w:tc>
          <w:tcPr>
            <w:tcW w:w="2610" w:type="dxa"/>
            <w:tcBorders>
              <w:top w:val="single" w:sz="4" w:space="0" w:color="auto"/>
              <w:left w:val="single" w:sz="4" w:space="0" w:color="auto"/>
              <w:bottom w:val="single" w:sz="4" w:space="0" w:color="auto"/>
              <w:right w:val="single" w:sz="4" w:space="0" w:color="auto"/>
            </w:tcBorders>
            <w:shd w:val="clear" w:color="auto" w:fill="FFFFFF"/>
            <w:noWrap/>
          </w:tcPr>
          <w:p w14:paraId="0338BA6A" w14:textId="77777777" w:rsidR="008E2960" w:rsidRPr="00CB58EA" w:rsidRDefault="008E2960">
            <w:pPr>
              <w:spacing w:before="60" w:after="60" w:line="23" w:lineRule="atLeast"/>
              <w:rPr>
                <w:ins w:id="341" w:author="Cho, Hye Soo" w:date="2025-06-23T15:12:00Z"/>
                <w:lang w:eastAsia="x-none"/>
              </w:rPr>
            </w:pPr>
            <w:ins w:id="342" w:author="Cho, Hye Soo" w:date="2025-06-23T15:12:00Z">
              <w:r w:rsidRPr="00CB58EA">
                <w:rPr>
                  <w:lang w:eastAsia="x-none"/>
                </w:rPr>
                <w:t>ADSL.STUDYID</w:t>
              </w:r>
            </w:ins>
          </w:p>
          <w:p w14:paraId="3254291C" w14:textId="77777777" w:rsidR="008E2960" w:rsidRPr="00CB58EA" w:rsidRDefault="008E2960">
            <w:pPr>
              <w:spacing w:before="60" w:after="60" w:line="23" w:lineRule="atLeast"/>
              <w:rPr>
                <w:ins w:id="343" w:author="Cho, Hye Soo" w:date="2025-06-23T15:12:00Z"/>
                <w:lang w:eastAsia="x-none"/>
              </w:rPr>
            </w:pPr>
            <w:ins w:id="344" w:author="Cho, Hye Soo" w:date="2025-06-23T15:12:00Z">
              <w:r w:rsidRPr="00CB58EA">
                <w:rPr>
                  <w:lang w:eastAsia="x-none"/>
                </w:rPr>
                <w:t>ADSL.TRT01P</w:t>
              </w:r>
            </w:ins>
          </w:p>
          <w:p w14:paraId="61B9DE48" w14:textId="77777777" w:rsidR="008E2960" w:rsidRPr="00CB58EA" w:rsidRDefault="008E2960">
            <w:pPr>
              <w:spacing w:before="60" w:after="60" w:line="23" w:lineRule="atLeast"/>
              <w:rPr>
                <w:ins w:id="345" w:author="Cho, Hye Soo" w:date="2025-06-23T15:12:00Z"/>
                <w:lang w:eastAsia="x-none"/>
              </w:rPr>
            </w:pPr>
            <w:ins w:id="346" w:author="Cho, Hye Soo" w:date="2025-06-23T15:12:00Z">
              <w:r w:rsidRPr="00CB58EA">
                <w:rPr>
                  <w:lang w:eastAsia="x-none"/>
                </w:rPr>
                <w:t>ADSL.ITTFL</w:t>
              </w:r>
            </w:ins>
          </w:p>
          <w:p w14:paraId="32914919" w14:textId="77777777" w:rsidR="008E2960" w:rsidRPr="00CB58EA" w:rsidRDefault="008E2960">
            <w:pPr>
              <w:spacing w:before="60" w:after="60" w:line="23" w:lineRule="atLeast"/>
              <w:rPr>
                <w:ins w:id="347" w:author="Cho, Hye Soo" w:date="2025-06-23T15:12:00Z"/>
                <w:lang w:eastAsia="x-none"/>
              </w:rPr>
            </w:pPr>
            <w:ins w:id="348" w:author="Cho, Hye Soo" w:date="2025-06-23T15:12:00Z">
              <w:r w:rsidRPr="00CB58EA">
                <w:rPr>
                  <w:lang w:eastAsia="x-none"/>
                </w:rPr>
                <w:t>ADSL.AGE</w:t>
              </w:r>
            </w:ins>
          </w:p>
          <w:p w14:paraId="0AAE0EDD" w14:textId="77777777" w:rsidR="008E2960" w:rsidRPr="00CB58EA" w:rsidRDefault="008E2960">
            <w:pPr>
              <w:spacing w:before="60" w:after="60" w:line="23" w:lineRule="atLeast"/>
              <w:rPr>
                <w:ins w:id="349" w:author="Cho, Hye Soo" w:date="2025-06-23T15:12:00Z"/>
                <w:lang w:eastAsia="x-none"/>
              </w:rPr>
            </w:pPr>
            <w:ins w:id="350" w:author="Cho, Hye Soo" w:date="2025-06-23T15:12:00Z">
              <w:r w:rsidRPr="00CB58EA">
                <w:rPr>
                  <w:lang w:eastAsia="x-none"/>
                </w:rPr>
                <w:t>ADSL.AGEGR1</w:t>
              </w:r>
            </w:ins>
          </w:p>
          <w:p w14:paraId="527CF266" w14:textId="77777777" w:rsidR="008E2960" w:rsidRPr="00CB58EA" w:rsidRDefault="008E2960">
            <w:pPr>
              <w:spacing w:before="60" w:after="60" w:line="23" w:lineRule="atLeast"/>
              <w:rPr>
                <w:ins w:id="351" w:author="Cho, Hye Soo" w:date="2025-06-23T15:12:00Z"/>
                <w:lang w:eastAsia="x-none"/>
              </w:rPr>
            </w:pPr>
            <w:ins w:id="352" w:author="Cho, Hye Soo" w:date="2025-06-23T15:12:00Z">
              <w:r w:rsidRPr="00CB58EA">
                <w:rPr>
                  <w:lang w:eastAsia="x-none"/>
                </w:rPr>
                <w:t>ADSL.RACE</w:t>
              </w:r>
            </w:ins>
          </w:p>
          <w:p w14:paraId="1E6C2326" w14:textId="77777777" w:rsidR="008E2960" w:rsidRPr="00CB58EA" w:rsidRDefault="008E2960">
            <w:pPr>
              <w:spacing w:before="60" w:after="60" w:line="23" w:lineRule="atLeast"/>
              <w:rPr>
                <w:ins w:id="353" w:author="Cho, Hye Soo" w:date="2025-06-23T15:12:00Z"/>
                <w:lang w:eastAsia="x-none"/>
              </w:rPr>
            </w:pPr>
            <w:ins w:id="354" w:author="Cho, Hye Soo" w:date="2025-06-23T15:12:00Z">
              <w:r w:rsidRPr="00CB58EA">
                <w:rPr>
                  <w:lang w:eastAsia="x-none"/>
                </w:rPr>
                <w:t>ADSL.HEIGHTBL</w:t>
              </w:r>
            </w:ins>
          </w:p>
          <w:p w14:paraId="358D3874" w14:textId="77777777" w:rsidR="008E2960" w:rsidRPr="00CB58EA" w:rsidRDefault="008E2960">
            <w:pPr>
              <w:spacing w:before="60" w:after="60" w:line="23" w:lineRule="atLeast"/>
              <w:rPr>
                <w:ins w:id="355" w:author="Cho, Hye Soo" w:date="2025-06-23T15:12:00Z"/>
                <w:lang w:eastAsia="x-none"/>
              </w:rPr>
            </w:pPr>
            <w:ins w:id="356" w:author="Cho, Hye Soo" w:date="2025-06-23T15:12:00Z">
              <w:r w:rsidRPr="00CB58EA">
                <w:rPr>
                  <w:lang w:eastAsia="x-none"/>
                </w:rPr>
                <w:t>ADSL.WEIGHTBL</w:t>
              </w:r>
            </w:ins>
          </w:p>
          <w:p w14:paraId="05BB9735" w14:textId="77777777" w:rsidR="008E2960" w:rsidRPr="00CB58EA" w:rsidRDefault="008E2960">
            <w:pPr>
              <w:spacing w:before="60" w:after="60" w:line="23" w:lineRule="atLeast"/>
              <w:rPr>
                <w:ins w:id="357" w:author="Cho, Hye Soo" w:date="2025-06-23T15:12:00Z"/>
                <w:lang w:eastAsia="x-none"/>
              </w:rPr>
            </w:pPr>
            <w:ins w:id="358" w:author="Cho, Hye Soo" w:date="2025-06-23T15:12:00Z">
              <w:r w:rsidRPr="00CB58EA">
                <w:rPr>
                  <w:lang w:eastAsia="x-none"/>
                </w:rPr>
                <w:t>ADSL.BMIBL</w:t>
              </w:r>
            </w:ins>
          </w:p>
          <w:p w14:paraId="08A4704C" w14:textId="77777777" w:rsidR="008E2960" w:rsidRPr="00CB58EA" w:rsidRDefault="008E2960">
            <w:pPr>
              <w:spacing w:before="60" w:after="60" w:line="23" w:lineRule="atLeast"/>
              <w:rPr>
                <w:ins w:id="359" w:author="Cho, Hye Soo" w:date="2025-06-23T15:12:00Z"/>
                <w:lang w:eastAsia="x-none"/>
              </w:rPr>
            </w:pPr>
            <w:ins w:id="360" w:author="Cho, Hye Soo" w:date="2025-06-23T15:12:00Z">
              <w:r w:rsidRPr="00CB58EA">
                <w:rPr>
                  <w:lang w:eastAsia="x-none"/>
                </w:rPr>
                <w:t>ADSL.MMSETOT</w:t>
              </w:r>
            </w:ins>
          </w:p>
        </w:tc>
        <w:tc>
          <w:tcPr>
            <w:tcW w:w="2970" w:type="dxa"/>
            <w:tcBorders>
              <w:top w:val="single" w:sz="4" w:space="0" w:color="auto"/>
              <w:left w:val="single" w:sz="4" w:space="0" w:color="auto"/>
              <w:bottom w:val="single" w:sz="4" w:space="0" w:color="auto"/>
              <w:right w:val="single" w:sz="4" w:space="0" w:color="auto"/>
            </w:tcBorders>
            <w:shd w:val="clear" w:color="auto" w:fill="FFFFFF"/>
          </w:tcPr>
          <w:p w14:paraId="2774D540" w14:textId="77777777" w:rsidR="008E2960" w:rsidRPr="00CB58EA" w:rsidRDefault="008E2960">
            <w:pPr>
              <w:spacing w:before="60" w:after="60" w:line="23" w:lineRule="atLeast"/>
              <w:rPr>
                <w:ins w:id="361" w:author="Cho, Hye Soo" w:date="2025-06-23T15:12:00Z"/>
                <w:lang w:eastAsia="x-none"/>
              </w:rPr>
            </w:pPr>
            <w:ins w:id="362" w:author="Cho, Hye Soo" w:date="2025-06-23T15:12:00Z">
              <w:r w:rsidRPr="00CB58EA">
                <w:rPr>
                  <w:lang w:eastAsia="x-none"/>
                </w:rPr>
                <w:t>STUDYID==</w:t>
              </w:r>
            </w:ins>
          </w:p>
          <w:p w14:paraId="4825B039" w14:textId="77777777" w:rsidR="008E2960" w:rsidRPr="00CB58EA" w:rsidRDefault="008E2960">
            <w:pPr>
              <w:spacing w:before="60" w:after="60" w:line="23" w:lineRule="atLeast"/>
              <w:rPr>
                <w:ins w:id="363" w:author="Cho, Hye Soo" w:date="2025-06-23T15:12:00Z"/>
                <w:lang w:eastAsia="x-none"/>
              </w:rPr>
            </w:pPr>
            <w:ins w:id="364" w:author="Cho, Hye Soo" w:date="2025-06-23T15:12:00Z">
              <w:r w:rsidRPr="00CB58EA">
                <w:rPr>
                  <w:lang w:eastAsia="x-none"/>
                </w:rPr>
                <w:t>“CDISCPILOT01”</w:t>
              </w:r>
            </w:ins>
          </w:p>
          <w:p w14:paraId="68E6487B" w14:textId="77777777" w:rsidR="008E2960" w:rsidRPr="00CB58EA" w:rsidRDefault="008E2960">
            <w:pPr>
              <w:spacing w:before="60" w:after="60" w:line="23" w:lineRule="atLeast"/>
              <w:rPr>
                <w:ins w:id="365" w:author="Cho, Hye Soo" w:date="2025-06-23T15:12:00Z"/>
                <w:lang w:eastAsia="x-none"/>
              </w:rPr>
            </w:pPr>
            <w:ins w:id="366" w:author="Cho, Hye Soo" w:date="2025-06-23T15:12:00Z">
              <w:r w:rsidRPr="00CB58EA">
                <w:rPr>
                  <w:lang w:eastAsia="x-none"/>
                </w:rPr>
                <w:t>Population:</w:t>
              </w:r>
            </w:ins>
          </w:p>
          <w:p w14:paraId="6577855A" w14:textId="77777777" w:rsidR="008E2960" w:rsidRPr="00CB58EA" w:rsidRDefault="008E2960">
            <w:pPr>
              <w:spacing w:before="60" w:after="60" w:line="23" w:lineRule="atLeast"/>
              <w:rPr>
                <w:ins w:id="367" w:author="Cho, Hye Soo" w:date="2025-06-23T15:12:00Z"/>
                <w:lang w:eastAsia="x-none"/>
              </w:rPr>
            </w:pPr>
            <w:ins w:id="368" w:author="Cho, Hye Soo" w:date="2025-06-23T15:12:00Z">
              <w:r w:rsidRPr="00CB58EA">
                <w:rPr>
                  <w:lang w:eastAsia="x-none"/>
                </w:rPr>
                <w:t>ADSL.ITTFL == “Y”</w:t>
              </w:r>
            </w:ins>
          </w:p>
          <w:p w14:paraId="3543B266" w14:textId="77777777" w:rsidR="008E2960" w:rsidRPr="00CB58EA" w:rsidRDefault="008E2960">
            <w:pPr>
              <w:spacing w:before="60" w:after="60" w:line="23" w:lineRule="atLeast"/>
              <w:rPr>
                <w:ins w:id="369" w:author="Cho, Hye Soo" w:date="2025-06-23T15:12:00Z"/>
                <w:lang w:eastAsia="x-none"/>
              </w:rPr>
            </w:pPr>
            <w:ins w:id="370" w:author="Cho, Hye Soo" w:date="2025-06-23T15:12:00Z">
              <w:r w:rsidRPr="00CB58EA">
                <w:rPr>
                  <w:lang w:eastAsia="x-none"/>
                </w:rPr>
                <w:t>Treatment Groups:</w:t>
              </w:r>
            </w:ins>
          </w:p>
          <w:p w14:paraId="011FD1B1" w14:textId="77777777" w:rsidR="008E2960" w:rsidRPr="00CB58EA" w:rsidRDefault="008E2960">
            <w:pPr>
              <w:spacing w:before="60" w:after="60" w:line="23" w:lineRule="atLeast"/>
              <w:rPr>
                <w:ins w:id="371" w:author="Cho, Hye Soo" w:date="2025-06-23T15:12:00Z"/>
                <w:lang w:eastAsia="x-none"/>
              </w:rPr>
            </w:pPr>
            <w:ins w:id="372" w:author="Cho, Hye Soo" w:date="2025-06-23T15:12:00Z">
              <w:r w:rsidRPr="00CB58EA">
                <w:rPr>
                  <w:lang w:eastAsia="x-none"/>
                </w:rPr>
                <w:t>ADSL.TRT01P</w:t>
              </w:r>
            </w:ins>
          </w:p>
          <w:p w14:paraId="3CBC3696" w14:textId="77777777" w:rsidR="008E2960" w:rsidRPr="00CB58EA" w:rsidRDefault="008E2960">
            <w:pPr>
              <w:spacing w:before="60" w:after="60" w:line="23" w:lineRule="atLeast"/>
              <w:rPr>
                <w:ins w:id="373" w:author="Cho, Hye Soo" w:date="2025-06-23T15:12:00Z"/>
                <w:lang w:eastAsia="x-none"/>
              </w:rPr>
            </w:pPr>
            <w:ins w:id="374" w:author="Cho, Hye Soo" w:date="2025-06-23T15:12:00Z">
              <w:r w:rsidRPr="00CB58EA">
                <w:rPr>
                  <w:lang w:eastAsia="x-none"/>
                </w:rPr>
                <w:t xml:space="preserve">Placebo </w:t>
              </w:r>
              <w:proofErr w:type="spellStart"/>
              <w:r w:rsidRPr="00CB58EA">
                <w:rPr>
                  <w:lang w:eastAsia="x-none"/>
                </w:rPr>
                <w:t>Xanomeline</w:t>
              </w:r>
              <w:proofErr w:type="spellEnd"/>
            </w:ins>
          </w:p>
          <w:p w14:paraId="1B86F6AE" w14:textId="77777777" w:rsidR="008E2960" w:rsidRPr="00CB58EA" w:rsidRDefault="008E2960">
            <w:pPr>
              <w:spacing w:before="60" w:after="60" w:line="23" w:lineRule="atLeast"/>
              <w:rPr>
                <w:ins w:id="375" w:author="Cho, Hye Soo" w:date="2025-06-23T15:12:00Z"/>
                <w:lang w:eastAsia="x-none"/>
              </w:rPr>
            </w:pPr>
            <w:ins w:id="376" w:author="Cho, Hye Soo" w:date="2025-06-23T15:12:00Z">
              <w:r w:rsidRPr="00CB58EA">
                <w:rPr>
                  <w:lang w:eastAsia="x-none"/>
                </w:rPr>
                <w:t xml:space="preserve">Low Dose </w:t>
              </w:r>
              <w:proofErr w:type="spellStart"/>
              <w:r w:rsidRPr="00CB58EA">
                <w:rPr>
                  <w:lang w:eastAsia="x-none"/>
                </w:rPr>
                <w:t>Xanomeline</w:t>
              </w:r>
              <w:proofErr w:type="spellEnd"/>
            </w:ins>
          </w:p>
          <w:p w14:paraId="23B23C84" w14:textId="77777777" w:rsidR="008E2960" w:rsidRPr="00CB58EA" w:rsidRDefault="008E2960">
            <w:pPr>
              <w:spacing w:before="60" w:after="60" w:line="23" w:lineRule="atLeast"/>
              <w:rPr>
                <w:ins w:id="377" w:author="Cho, Hye Soo" w:date="2025-06-23T15:12:00Z"/>
                <w:lang w:eastAsia="x-none"/>
              </w:rPr>
            </w:pPr>
            <w:ins w:id="378" w:author="Cho, Hye Soo" w:date="2025-06-23T15:12:00Z">
              <w:r w:rsidRPr="00CB58EA">
                <w:rPr>
                  <w:lang w:eastAsia="x-none"/>
                </w:rPr>
                <w:t>High Dose</w:t>
              </w:r>
            </w:ins>
            <w:commentRangeEnd w:id="334"/>
            <w:ins w:id="379" w:author="Cho, Hye Soo" w:date="2025-06-23T15:26:00Z">
              <w:r w:rsidR="00267F6C">
                <w:rPr>
                  <w:rStyle w:val="CommentReference"/>
                  <w:rFonts w:ascii="Calibri" w:eastAsia="NSimSun" w:hAnsi="Calibri" w:cs="Arial"/>
                  <w:lang w:val="x-none" w:eastAsia="x-none"/>
                </w:rPr>
                <w:commentReference w:id="334"/>
              </w:r>
            </w:ins>
            <w:r w:rsidR="00C577E6">
              <w:rPr>
                <w:rStyle w:val="CommentReference"/>
                <w:rFonts w:ascii="Calibri" w:eastAsia="NSimSun" w:hAnsi="Calibri" w:cs="Arial"/>
                <w:lang w:val="x-none" w:eastAsia="x-none"/>
              </w:rPr>
              <w:commentReference w:id="335"/>
            </w:r>
          </w:p>
        </w:tc>
      </w:tr>
    </w:tbl>
    <w:commentRangeEnd w:id="335"/>
    <w:p w14:paraId="6C1A1207" w14:textId="1FB044D0" w:rsidR="00141DFB" w:rsidDel="008E2960" w:rsidRDefault="00000000">
      <w:pPr>
        <w:pStyle w:val="normal1"/>
        <w:rPr>
          <w:ins w:id="380" w:author="Joel Laxamana" w:date="2025-06-06T18:30:00Z"/>
          <w:del w:id="381" w:author="Cho, Hye Soo" w:date="2025-06-23T15:12:00Z"/>
        </w:rPr>
      </w:pPr>
      <w:customXmlDelRangeStart w:id="382" w:author="Cho, Hye Soo" w:date="2025-06-23T15:12:00Z"/>
      <w:sdt>
        <w:sdtPr>
          <w:tag w:val="goog_rdk_196"/>
          <w:id w:val="1366941394"/>
          <w:showingPlcHdr/>
        </w:sdtPr>
        <w:sdtContent>
          <w:customXmlDelRangeEnd w:id="382"/>
          <w:r w:rsidR="003F0F04">
            <w:t xml:space="preserve">     </w:t>
          </w:r>
          <w:customXmlDelRangeStart w:id="383" w:author="Cho, Hye Soo" w:date="2025-06-23T15:12:00Z"/>
        </w:sdtContent>
      </w:sdt>
      <w:customXmlDelRangeEnd w:id="383"/>
    </w:p>
    <w:p w14:paraId="6C1A1208" w14:textId="5A85B143" w:rsidR="00141DFB" w:rsidDel="008E2960" w:rsidRDefault="00000000">
      <w:pPr>
        <w:pStyle w:val="normal1"/>
        <w:rPr>
          <w:ins w:id="384" w:author="Joel Laxamana" w:date="2025-06-06T18:30:00Z"/>
          <w:del w:id="385" w:author="Cho, Hye Soo" w:date="2025-06-23T15:12:00Z"/>
        </w:rPr>
      </w:pPr>
      <w:customXmlDelRangeStart w:id="386" w:author="Cho, Hye Soo" w:date="2025-06-23T15:12:00Z"/>
      <w:sdt>
        <w:sdtPr>
          <w:tag w:val="goog_rdk_198"/>
          <w:id w:val="-1914685413"/>
        </w:sdtPr>
        <w:sdtContent>
          <w:customXmlDelRangeEnd w:id="386"/>
          <w:customXmlDelRangeStart w:id="387" w:author="Cho, Hye Soo" w:date="2025-06-23T15:12:00Z"/>
        </w:sdtContent>
      </w:sdt>
      <w:customXmlDelRangeEnd w:id="387"/>
    </w:p>
    <w:p w14:paraId="6C1A1209" w14:textId="329F35E2" w:rsidR="00141DFB" w:rsidDel="008E2960" w:rsidRDefault="00000000">
      <w:pPr>
        <w:pStyle w:val="normal1"/>
        <w:rPr>
          <w:ins w:id="388" w:author="Joel Laxamana" w:date="2025-06-06T18:30:00Z"/>
          <w:del w:id="389" w:author="Cho, Hye Soo" w:date="2025-06-23T15:12:00Z"/>
        </w:rPr>
      </w:pPr>
      <w:customXmlDelRangeStart w:id="390" w:author="Cho, Hye Soo" w:date="2025-06-23T15:12:00Z"/>
      <w:sdt>
        <w:sdtPr>
          <w:tag w:val="goog_rdk_200"/>
          <w:id w:val="-1084448388"/>
        </w:sdtPr>
        <w:sdtContent>
          <w:customXmlDelRangeEnd w:id="390"/>
          <w:customXmlDelRangeStart w:id="391" w:author="Cho, Hye Soo" w:date="2025-06-23T15:12:00Z"/>
        </w:sdtContent>
      </w:sdt>
      <w:customXmlDelRangeEnd w:id="391"/>
    </w:p>
    <w:p w14:paraId="6C1A120A" w14:textId="5C45F939" w:rsidR="00141DFB" w:rsidDel="008E2960" w:rsidRDefault="00000000">
      <w:pPr>
        <w:pStyle w:val="normal1"/>
        <w:rPr>
          <w:ins w:id="392" w:author="Joel Laxamana" w:date="2025-06-06T18:30:00Z"/>
          <w:del w:id="393" w:author="Cho, Hye Soo" w:date="2025-06-23T15:12:00Z"/>
        </w:rPr>
      </w:pPr>
      <w:customXmlDelRangeStart w:id="394" w:author="Cho, Hye Soo" w:date="2025-06-23T15:12:00Z"/>
      <w:sdt>
        <w:sdtPr>
          <w:tag w:val="goog_rdk_202"/>
          <w:id w:val="-2102552964"/>
        </w:sdtPr>
        <w:sdtContent>
          <w:customXmlDelRangeEnd w:id="394"/>
          <w:customXmlDelRangeStart w:id="395" w:author="Cho, Hye Soo" w:date="2025-06-23T15:12:00Z"/>
        </w:sdtContent>
      </w:sdt>
      <w:customXmlDelRangeEnd w:id="395"/>
    </w:p>
    <w:p w14:paraId="6C1A120B" w14:textId="711DE3BC" w:rsidR="00141DFB" w:rsidDel="008E2960" w:rsidRDefault="00000000">
      <w:pPr>
        <w:pStyle w:val="normal1"/>
        <w:rPr>
          <w:ins w:id="396" w:author="Joel Laxamana" w:date="2025-06-06T18:30:00Z"/>
          <w:del w:id="397" w:author="Cho, Hye Soo" w:date="2025-06-23T15:12:00Z"/>
        </w:rPr>
      </w:pPr>
      <w:customXmlDelRangeStart w:id="398" w:author="Cho, Hye Soo" w:date="2025-06-23T15:12:00Z"/>
      <w:sdt>
        <w:sdtPr>
          <w:tag w:val="goog_rdk_204"/>
          <w:id w:val="1741668266"/>
        </w:sdtPr>
        <w:sdtContent>
          <w:customXmlDelRangeEnd w:id="398"/>
          <w:customXmlDelRangeStart w:id="399" w:author="Cho, Hye Soo" w:date="2025-06-23T15:12:00Z"/>
        </w:sdtContent>
      </w:sdt>
      <w:customXmlDelRangeEnd w:id="399"/>
    </w:p>
    <w:p w14:paraId="6C1A120C" w14:textId="71BA6DA7" w:rsidR="00141DFB" w:rsidDel="008E2960" w:rsidRDefault="00000000">
      <w:pPr>
        <w:pStyle w:val="normal1"/>
        <w:rPr>
          <w:ins w:id="400" w:author="Joel Laxamana" w:date="2025-06-06T18:30:00Z"/>
          <w:del w:id="401" w:author="Cho, Hye Soo" w:date="2025-06-23T15:12:00Z"/>
        </w:rPr>
      </w:pPr>
      <w:customXmlDelRangeStart w:id="402" w:author="Cho, Hye Soo" w:date="2025-06-23T15:12:00Z"/>
      <w:sdt>
        <w:sdtPr>
          <w:tag w:val="goog_rdk_206"/>
          <w:id w:val="958230139"/>
        </w:sdtPr>
        <w:sdtContent>
          <w:customXmlDelRangeEnd w:id="402"/>
          <w:customXmlDelRangeStart w:id="403" w:author="Cho, Hye Soo" w:date="2025-06-23T15:12:00Z"/>
        </w:sdtContent>
      </w:sdt>
      <w:customXmlDelRangeEnd w:id="403"/>
    </w:p>
    <w:p w14:paraId="6C1A120D" w14:textId="68DC03A4" w:rsidR="00141DFB" w:rsidDel="008E2960" w:rsidRDefault="00000000">
      <w:pPr>
        <w:pStyle w:val="normal1"/>
        <w:rPr>
          <w:ins w:id="404" w:author="Joel Laxamana" w:date="2025-06-06T18:30:00Z"/>
          <w:del w:id="405" w:author="Cho, Hye Soo" w:date="2025-06-23T15:12:00Z"/>
        </w:rPr>
      </w:pPr>
      <w:customXmlDelRangeStart w:id="406" w:author="Cho, Hye Soo" w:date="2025-06-23T15:12:00Z"/>
      <w:sdt>
        <w:sdtPr>
          <w:tag w:val="goog_rdk_208"/>
          <w:id w:val="-812635921"/>
        </w:sdtPr>
        <w:sdtContent>
          <w:customXmlDelRangeEnd w:id="406"/>
          <w:customXmlDelRangeStart w:id="407" w:author="Cho, Hye Soo" w:date="2025-06-23T15:12:00Z"/>
        </w:sdtContent>
      </w:sdt>
      <w:customXmlDelRangeEnd w:id="407"/>
    </w:p>
    <w:p w14:paraId="6C1A120E" w14:textId="5578DD00" w:rsidR="00141DFB" w:rsidDel="008E2960" w:rsidRDefault="00000000">
      <w:pPr>
        <w:pStyle w:val="normal1"/>
        <w:rPr>
          <w:ins w:id="408" w:author="Joel Laxamana" w:date="2025-06-06T18:30:00Z"/>
          <w:del w:id="409" w:author="Cho, Hye Soo" w:date="2025-06-23T15:12:00Z"/>
        </w:rPr>
      </w:pPr>
      <w:customXmlDelRangeStart w:id="410" w:author="Cho, Hye Soo" w:date="2025-06-23T15:12:00Z"/>
      <w:sdt>
        <w:sdtPr>
          <w:tag w:val="goog_rdk_210"/>
          <w:id w:val="-1514144866"/>
        </w:sdtPr>
        <w:sdtContent>
          <w:customXmlDelRangeEnd w:id="410"/>
          <w:customXmlDelRangeStart w:id="411" w:author="Cho, Hye Soo" w:date="2025-06-23T15:12:00Z"/>
        </w:sdtContent>
      </w:sdt>
      <w:customXmlDelRangeEnd w:id="411"/>
    </w:p>
    <w:p w14:paraId="6C1A120F" w14:textId="49E9D808" w:rsidR="00141DFB" w:rsidDel="008E2960" w:rsidRDefault="00000000">
      <w:pPr>
        <w:pStyle w:val="normal1"/>
        <w:rPr>
          <w:ins w:id="412" w:author="Joel Laxamana" w:date="2025-06-06T18:30:00Z"/>
          <w:del w:id="413" w:author="Cho, Hye Soo" w:date="2025-06-23T15:12:00Z"/>
        </w:rPr>
      </w:pPr>
      <w:customXmlDelRangeStart w:id="414" w:author="Cho, Hye Soo" w:date="2025-06-23T15:12:00Z"/>
      <w:sdt>
        <w:sdtPr>
          <w:tag w:val="goog_rdk_212"/>
          <w:id w:val="1160349245"/>
        </w:sdtPr>
        <w:sdtContent>
          <w:customXmlDelRangeEnd w:id="414"/>
          <w:customXmlDelRangeStart w:id="415" w:author="Cho, Hye Soo" w:date="2025-06-23T15:12:00Z"/>
        </w:sdtContent>
      </w:sdt>
      <w:customXmlDelRangeEnd w:id="415"/>
    </w:p>
    <w:p w14:paraId="6C1A1210" w14:textId="48ABB130" w:rsidR="00141DFB" w:rsidDel="008E2960" w:rsidRDefault="00000000">
      <w:pPr>
        <w:pStyle w:val="normal1"/>
        <w:rPr>
          <w:ins w:id="416" w:author="Joel Laxamana" w:date="2025-06-06T18:30:00Z"/>
          <w:del w:id="417" w:author="Cho, Hye Soo" w:date="2025-06-23T15:12:00Z"/>
        </w:rPr>
      </w:pPr>
      <w:customXmlDelRangeStart w:id="418" w:author="Cho, Hye Soo" w:date="2025-06-23T15:12:00Z"/>
      <w:sdt>
        <w:sdtPr>
          <w:tag w:val="goog_rdk_214"/>
          <w:id w:val="693968400"/>
        </w:sdtPr>
        <w:sdtContent>
          <w:customXmlDelRangeEnd w:id="418"/>
          <w:customXmlDelRangeStart w:id="419" w:author="Cho, Hye Soo" w:date="2025-06-23T15:12:00Z"/>
        </w:sdtContent>
      </w:sdt>
      <w:customXmlDelRangeEnd w:id="419"/>
    </w:p>
    <w:p w14:paraId="6C1A1211" w14:textId="56845683" w:rsidR="00141DFB" w:rsidDel="008E2960" w:rsidRDefault="00000000">
      <w:pPr>
        <w:pStyle w:val="normal1"/>
        <w:rPr>
          <w:ins w:id="420" w:author="Joel Laxamana" w:date="2025-06-06T18:30:00Z"/>
          <w:del w:id="421" w:author="Cho, Hye Soo" w:date="2025-06-23T15:12:00Z"/>
        </w:rPr>
      </w:pPr>
      <w:customXmlDelRangeStart w:id="422" w:author="Cho, Hye Soo" w:date="2025-06-23T15:12:00Z"/>
      <w:sdt>
        <w:sdtPr>
          <w:tag w:val="goog_rdk_216"/>
          <w:id w:val="-1775161724"/>
        </w:sdtPr>
        <w:sdtContent>
          <w:customXmlDelRangeEnd w:id="422"/>
          <w:customXmlDelRangeStart w:id="423" w:author="Cho, Hye Soo" w:date="2025-06-23T15:12:00Z"/>
        </w:sdtContent>
      </w:sdt>
      <w:customXmlDelRangeEnd w:id="423"/>
    </w:p>
    <w:p w14:paraId="137D6E67" w14:textId="77777777" w:rsidR="00DF3A52" w:rsidRDefault="00DF3A52">
      <w:pPr>
        <w:spacing w:before="0" w:line="240" w:lineRule="auto"/>
        <w:rPr>
          <w:ins w:id="424" w:author="Cho, Hye Soo" w:date="2025-06-17T09:59:00Z"/>
          <w:rFonts w:eastAsia="NSimSun" w:cs="Arial"/>
          <w:b/>
          <w:sz w:val="26"/>
          <w:szCs w:val="26"/>
        </w:rPr>
      </w:pPr>
      <w:ins w:id="425" w:author="Cho, Hye Soo" w:date="2025-06-17T09:59:00Z">
        <w:r>
          <w:br w:type="page"/>
        </w:r>
      </w:ins>
    </w:p>
    <w:commentRangeStart w:id="426"/>
    <w:commentRangeStart w:id="427"/>
    <w:commentRangeStart w:id="428"/>
    <w:p w14:paraId="6C1A1212" w14:textId="0DF88E72" w:rsidR="00141DFB" w:rsidRDefault="00000000">
      <w:pPr>
        <w:pStyle w:val="Heading2"/>
        <w:numPr>
          <w:ilvl w:val="1"/>
          <w:numId w:val="4"/>
        </w:numPr>
        <w:spacing w:after="240"/>
      </w:pPr>
      <w:sdt>
        <w:sdtPr>
          <w:tag w:val="goog_rdk_218"/>
          <w:id w:val="1319615081"/>
          <w:showingPlcHdr/>
        </w:sdtPr>
        <w:sdtContent>
          <w:r w:rsidR="00DF3A52">
            <w:t xml:space="preserve">     </w:t>
          </w:r>
        </w:sdtContent>
      </w:sdt>
      <w:r w:rsidR="00A53DE9">
        <w:t>Macro</w:t>
      </w:r>
      <w:r w:rsidR="00A53DE9">
        <w:rPr>
          <w:color w:val="FF0000"/>
        </w:rPr>
        <w:t xml:space="preserve">/Function </w:t>
      </w:r>
      <w:r w:rsidR="00A53DE9">
        <w:t>Programs</w:t>
      </w:r>
    </w:p>
    <w:p w14:paraId="6C1A1213" w14:textId="6BFAAAEF" w:rsidR="00141DFB" w:rsidRDefault="00A53DE9">
      <w:pPr>
        <w:pStyle w:val="normal1"/>
      </w:pPr>
      <w:r>
        <w:rPr>
          <w:color w:val="FF0000"/>
        </w:rPr>
        <w:t>(In general, SAS programs use Macro</w:t>
      </w:r>
      <w:ins w:id="429" w:author="Cho, Hye Soo" w:date="2025-06-23T13:48:00Z">
        <w:r w:rsidR="00D53BC9">
          <w:rPr>
            <w:rFonts w:eastAsia="Batang" w:hint="eastAsia"/>
            <w:color w:val="FF0000"/>
            <w:lang w:eastAsia="ko-KR"/>
          </w:rPr>
          <w:t>s</w:t>
        </w:r>
      </w:ins>
      <w:r>
        <w:rPr>
          <w:color w:val="FF0000"/>
        </w:rPr>
        <w:t xml:space="preserve"> and R programs use Function</w:t>
      </w:r>
      <w:ins w:id="430" w:author="Cho, Hye Soo" w:date="2025-06-23T13:48:00Z">
        <w:r w:rsidR="00D53BC9">
          <w:rPr>
            <w:rFonts w:eastAsia="Batang" w:hint="eastAsia"/>
            <w:color w:val="FF0000"/>
            <w:lang w:eastAsia="ko-KR"/>
          </w:rPr>
          <w:t>s</w:t>
        </w:r>
      </w:ins>
      <w:r>
        <w:rPr>
          <w:color w:val="FF0000"/>
        </w:rPr>
        <w:t>. Use either of them accordingly)</w:t>
      </w:r>
    </w:p>
    <w:tbl>
      <w:tblPr>
        <w:tblW w:w="9360" w:type="dxa"/>
        <w:tblInd w:w="265" w:type="dxa"/>
        <w:tblLayout w:type="fixed"/>
        <w:tblLook w:val="0400" w:firstRow="0" w:lastRow="0" w:firstColumn="0" w:lastColumn="0" w:noHBand="0" w:noVBand="1"/>
      </w:tblPr>
      <w:tblGrid>
        <w:gridCol w:w="2070"/>
        <w:gridCol w:w="7290"/>
      </w:tblGrid>
      <w:tr w:rsidR="00141DFB" w14:paraId="6C1A1216" w14:textId="77777777">
        <w:trPr>
          <w:cantSplit/>
          <w:trHeight w:val="312"/>
          <w:tblHeader/>
        </w:trPr>
        <w:tc>
          <w:tcPr>
            <w:tcW w:w="2070"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214" w14:textId="77777777" w:rsidR="00141DFB" w:rsidRDefault="00A53DE9">
            <w:pPr>
              <w:pStyle w:val="normal1"/>
              <w:keepNext/>
              <w:spacing w:before="0" w:line="240" w:lineRule="auto"/>
              <w:rPr>
                <w:b/>
              </w:rPr>
            </w:pPr>
            <w:r>
              <w:rPr>
                <w:b/>
              </w:rPr>
              <w:t>Program Name</w:t>
            </w:r>
          </w:p>
        </w:tc>
        <w:tc>
          <w:tcPr>
            <w:tcW w:w="7289"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215" w14:textId="77777777" w:rsidR="00141DFB" w:rsidRDefault="00A53DE9">
            <w:pPr>
              <w:pStyle w:val="normal1"/>
              <w:keepNext/>
              <w:spacing w:before="0" w:line="240" w:lineRule="auto"/>
              <w:rPr>
                <w:b/>
              </w:rPr>
            </w:pPr>
            <w:r>
              <w:rPr>
                <w:b/>
              </w:rPr>
              <w:t>Purpose</w:t>
            </w:r>
          </w:p>
        </w:tc>
      </w:tr>
      <w:tr w:rsidR="00141DFB" w14:paraId="6C1A1219" w14:textId="77777777">
        <w:trPr>
          <w:cantSplit/>
          <w:trHeight w:val="288"/>
        </w:trPr>
        <w:tc>
          <w:tcPr>
            <w:tcW w:w="2070" w:type="dxa"/>
            <w:tcBorders>
              <w:top w:val="single" w:sz="4" w:space="0" w:color="000000"/>
              <w:left w:val="single" w:sz="4" w:space="0" w:color="000000"/>
              <w:bottom w:val="single" w:sz="4" w:space="0" w:color="000000"/>
              <w:right w:val="single" w:sz="4" w:space="0" w:color="000000"/>
            </w:tcBorders>
            <w:shd w:val="clear" w:color="auto" w:fill="FFFFFF"/>
          </w:tcPr>
          <w:p w14:paraId="6C1A1217" w14:textId="77777777" w:rsidR="00141DFB" w:rsidRDefault="00141DFB">
            <w:pPr>
              <w:pStyle w:val="normal1"/>
            </w:pPr>
          </w:p>
        </w:tc>
        <w:commentRangeEnd w:id="426"/>
        <w:tc>
          <w:tcPr>
            <w:tcW w:w="7289" w:type="dxa"/>
            <w:tcBorders>
              <w:top w:val="single" w:sz="4" w:space="0" w:color="000000"/>
              <w:left w:val="single" w:sz="4" w:space="0" w:color="000000"/>
              <w:bottom w:val="single" w:sz="4" w:space="0" w:color="000000"/>
              <w:right w:val="single" w:sz="4" w:space="0" w:color="000000"/>
            </w:tcBorders>
            <w:shd w:val="clear" w:color="auto" w:fill="FFFFFF"/>
          </w:tcPr>
          <w:p w14:paraId="6C1A1218" w14:textId="77777777" w:rsidR="00141DFB" w:rsidRDefault="00A53DE9">
            <w:pPr>
              <w:pStyle w:val="normal1"/>
            </w:pPr>
            <w:r>
              <w:commentReference w:id="426"/>
            </w:r>
            <w:r w:rsidR="00C61FFA">
              <w:rPr>
                <w:rStyle w:val="CommentReference"/>
                <w:rFonts w:ascii="Calibri" w:hAnsi="Calibri"/>
                <w:lang w:val="x-none" w:eastAsia="x-none"/>
              </w:rPr>
              <w:commentReference w:id="427"/>
            </w:r>
            <w:r w:rsidR="008F001D">
              <w:rPr>
                <w:rStyle w:val="CommentReference"/>
                <w:rFonts w:ascii="Calibri" w:hAnsi="Calibri"/>
                <w:lang w:val="x-none" w:eastAsia="x-none"/>
              </w:rPr>
              <w:commentReference w:id="428"/>
            </w:r>
          </w:p>
        </w:tc>
      </w:tr>
    </w:tbl>
    <w:p w14:paraId="6C1A121A" w14:textId="77777777" w:rsidR="00141DFB" w:rsidRDefault="00141DFB">
      <w:pPr>
        <w:pStyle w:val="Heading2"/>
        <w:spacing w:after="240"/>
        <w:ind w:left="360"/>
        <w:rPr>
          <w:color w:val="FF0000"/>
        </w:rPr>
      </w:pPr>
      <w:bookmarkStart w:id="431" w:name="_heading=h.bfofcykfqzja"/>
      <w:bookmarkEnd w:id="431"/>
      <w:commentRangeEnd w:id="427"/>
      <w:commentRangeEnd w:id="428"/>
    </w:p>
    <w:p w14:paraId="6C1A121B" w14:textId="77777777" w:rsidR="00141DFB" w:rsidRDefault="00141DFB">
      <w:pPr>
        <w:pStyle w:val="normal1"/>
      </w:pPr>
    </w:p>
    <w:p w14:paraId="6C1A121C" w14:textId="77777777" w:rsidR="00141DFB" w:rsidRDefault="00141DFB">
      <w:pPr>
        <w:pStyle w:val="normal1"/>
      </w:pPr>
    </w:p>
    <w:p w14:paraId="6C1A121D" w14:textId="77777777" w:rsidR="00141DFB" w:rsidRDefault="00141DFB">
      <w:pPr>
        <w:pStyle w:val="normal1"/>
      </w:pPr>
    </w:p>
    <w:p w14:paraId="6C1A121E" w14:textId="77777777" w:rsidR="00141DFB" w:rsidRDefault="00141DFB">
      <w:pPr>
        <w:pStyle w:val="normal1"/>
      </w:pPr>
    </w:p>
    <w:p w14:paraId="6C1A121F" w14:textId="77777777" w:rsidR="00141DFB" w:rsidRDefault="00141DFB">
      <w:pPr>
        <w:pStyle w:val="normal1"/>
      </w:pPr>
    </w:p>
    <w:p w14:paraId="6C1A1220" w14:textId="77777777" w:rsidR="00141DFB" w:rsidRDefault="00141DFB">
      <w:pPr>
        <w:pStyle w:val="normal1"/>
      </w:pPr>
    </w:p>
    <w:p w14:paraId="6C1A1221" w14:textId="77777777" w:rsidR="00141DFB" w:rsidRDefault="00141DFB">
      <w:pPr>
        <w:pStyle w:val="normal1"/>
      </w:pPr>
    </w:p>
    <w:p w14:paraId="6C1A1222" w14:textId="77777777" w:rsidR="00141DFB" w:rsidRDefault="00141DFB">
      <w:pPr>
        <w:pStyle w:val="normal1"/>
      </w:pPr>
    </w:p>
    <w:p w14:paraId="6C1A1223" w14:textId="77777777" w:rsidR="00141DFB" w:rsidRDefault="00141DFB">
      <w:pPr>
        <w:pStyle w:val="normal1"/>
      </w:pPr>
    </w:p>
    <w:p w14:paraId="6C1A1224" w14:textId="77777777" w:rsidR="00141DFB" w:rsidRDefault="00141DFB">
      <w:pPr>
        <w:pStyle w:val="normal1"/>
      </w:pPr>
    </w:p>
    <w:p w14:paraId="6C1A1225" w14:textId="77777777" w:rsidR="00141DFB" w:rsidRDefault="00141DFB">
      <w:pPr>
        <w:pStyle w:val="normal1"/>
      </w:pPr>
    </w:p>
    <w:p w14:paraId="6C1A1226" w14:textId="77777777" w:rsidR="00141DFB" w:rsidRDefault="00141DFB">
      <w:pPr>
        <w:pStyle w:val="normal1"/>
      </w:pPr>
    </w:p>
    <w:p w14:paraId="6C1A1227" w14:textId="77777777" w:rsidR="00141DFB" w:rsidRDefault="00141DFB">
      <w:pPr>
        <w:pStyle w:val="normal1"/>
      </w:pPr>
    </w:p>
    <w:p w14:paraId="6C1A1228" w14:textId="77777777" w:rsidR="00141DFB" w:rsidRDefault="00141DFB">
      <w:pPr>
        <w:pStyle w:val="normal1"/>
      </w:pPr>
    </w:p>
    <w:p w14:paraId="6C1A1229" w14:textId="77777777" w:rsidR="00141DFB" w:rsidRDefault="00141DFB">
      <w:pPr>
        <w:pStyle w:val="normal1"/>
      </w:pPr>
    </w:p>
    <w:p w14:paraId="6C1A122A" w14:textId="77777777" w:rsidR="00141DFB" w:rsidRDefault="00141DFB">
      <w:pPr>
        <w:pStyle w:val="normal1"/>
      </w:pPr>
    </w:p>
    <w:p w14:paraId="6C1A122B" w14:textId="77777777" w:rsidR="00141DFB" w:rsidRDefault="00141DFB">
      <w:pPr>
        <w:pStyle w:val="normal1"/>
      </w:pPr>
    </w:p>
    <w:p w14:paraId="6C1A122C" w14:textId="77777777" w:rsidR="00141DFB" w:rsidRDefault="00141DFB">
      <w:pPr>
        <w:pStyle w:val="normal1"/>
      </w:pPr>
    </w:p>
    <w:p w14:paraId="6C1A122D" w14:textId="77777777" w:rsidR="00141DFB" w:rsidRDefault="00141DFB">
      <w:pPr>
        <w:pStyle w:val="normal1"/>
      </w:pPr>
    </w:p>
    <w:p w14:paraId="6C1A122E" w14:textId="77777777" w:rsidR="00141DFB" w:rsidRDefault="00141DFB">
      <w:pPr>
        <w:pStyle w:val="normal1"/>
      </w:pPr>
    </w:p>
    <w:p w14:paraId="6C1A122F" w14:textId="77777777" w:rsidR="00141DFB" w:rsidRDefault="00141DFB">
      <w:pPr>
        <w:pStyle w:val="normal1"/>
      </w:pPr>
    </w:p>
    <w:p w14:paraId="6C1A1230" w14:textId="77777777" w:rsidR="00141DFB" w:rsidRDefault="00141DFB">
      <w:pPr>
        <w:pStyle w:val="normal1"/>
      </w:pPr>
    </w:p>
    <w:p w14:paraId="6C1A1231" w14:textId="77777777" w:rsidR="00141DFB" w:rsidRDefault="00141DFB">
      <w:pPr>
        <w:pStyle w:val="normal1"/>
      </w:pPr>
    </w:p>
    <w:p w14:paraId="6C1A1232" w14:textId="2294B5FE" w:rsidR="00141DFB" w:rsidRDefault="00A53DE9">
      <w:pPr>
        <w:pStyle w:val="Heading2"/>
        <w:numPr>
          <w:ilvl w:val="1"/>
          <w:numId w:val="4"/>
        </w:numPr>
        <w:spacing w:after="240"/>
        <w:rPr>
          <w:color w:val="FF0000"/>
        </w:rPr>
      </w:pPr>
      <w:bookmarkStart w:id="432" w:name="_heading=h.s36lyaj4byaq"/>
      <w:bookmarkEnd w:id="432"/>
      <w:commentRangeStart w:id="433"/>
      <w:r>
        <w:rPr>
          <w:color w:val="FF0000"/>
        </w:rPr>
        <w:lastRenderedPageBreak/>
        <w:t>Proprietary R Packages</w:t>
      </w:r>
      <w:commentRangeEnd w:id="433"/>
      <w:r w:rsidR="008F001D">
        <w:rPr>
          <w:rStyle w:val="CommentReference"/>
          <w:rFonts w:ascii="Calibri" w:hAnsi="Calibri"/>
          <w:b w:val="0"/>
          <w:lang w:val="x-none" w:eastAsia="x-none"/>
        </w:rPr>
        <w:commentReference w:id="433"/>
      </w:r>
    </w:p>
    <w:p w14:paraId="6C1A1233" w14:textId="77777777" w:rsidR="00141DFB" w:rsidRDefault="00A53DE9">
      <w:pPr>
        <w:pStyle w:val="normal1"/>
        <w:rPr>
          <w:color w:val="FF0000"/>
        </w:rPr>
      </w:pPr>
      <w:r>
        <w:rPr>
          <w:color w:val="FF0000"/>
        </w:rPr>
        <w:t>(If this section is not used, indicate as not applicable.)</w:t>
      </w:r>
    </w:p>
    <w:tbl>
      <w:tblPr>
        <w:tblW w:w="9062" w:type="dxa"/>
        <w:tblInd w:w="288" w:type="dxa"/>
        <w:tblLayout w:type="fixed"/>
        <w:tblLook w:val="0000" w:firstRow="0" w:lastRow="0" w:firstColumn="0" w:lastColumn="0" w:noHBand="0" w:noVBand="0"/>
      </w:tblPr>
      <w:tblGrid>
        <w:gridCol w:w="1999"/>
        <w:gridCol w:w="1517"/>
        <w:gridCol w:w="5546"/>
      </w:tblGrid>
      <w:tr w:rsidR="00141DFB" w14:paraId="6C1A1237" w14:textId="77777777">
        <w:trPr>
          <w:tblHeader/>
        </w:trPr>
        <w:tc>
          <w:tcPr>
            <w:tcW w:w="1999"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234" w14:textId="77777777" w:rsidR="00141DFB" w:rsidRDefault="00A53DE9">
            <w:pPr>
              <w:pStyle w:val="normal1"/>
              <w:rPr>
                <w:b/>
                <w:color w:val="FF0000"/>
              </w:rPr>
            </w:pPr>
            <w:r>
              <w:rPr>
                <w:b/>
                <w:color w:val="FF0000"/>
              </w:rPr>
              <w:t>R Package</w:t>
            </w:r>
          </w:p>
        </w:tc>
        <w:tc>
          <w:tcPr>
            <w:tcW w:w="1517"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235" w14:textId="77777777" w:rsidR="00141DFB" w:rsidRDefault="00A53DE9">
            <w:pPr>
              <w:pStyle w:val="normal1"/>
              <w:rPr>
                <w:b/>
                <w:color w:val="FF0000"/>
              </w:rPr>
            </w:pPr>
            <w:r>
              <w:rPr>
                <w:b/>
                <w:color w:val="FF0000"/>
              </w:rPr>
              <w:t>Package version</w:t>
            </w:r>
          </w:p>
        </w:tc>
        <w:tc>
          <w:tcPr>
            <w:tcW w:w="5546"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236" w14:textId="77777777" w:rsidR="00141DFB" w:rsidRDefault="00A53DE9">
            <w:pPr>
              <w:pStyle w:val="normal1"/>
              <w:rPr>
                <w:b/>
                <w:color w:val="FF0000"/>
              </w:rPr>
            </w:pPr>
            <w:r>
              <w:rPr>
                <w:b/>
                <w:color w:val="FF0000"/>
              </w:rPr>
              <w:t>Package Description</w:t>
            </w:r>
          </w:p>
        </w:tc>
      </w:tr>
      <w:tr w:rsidR="00141DFB" w14:paraId="6C1A123B" w14:textId="77777777">
        <w:trPr>
          <w:tblHeader/>
        </w:trPr>
        <w:tc>
          <w:tcPr>
            <w:tcW w:w="1999" w:type="dxa"/>
            <w:tcBorders>
              <w:top w:val="single" w:sz="4" w:space="0" w:color="000000"/>
              <w:left w:val="single" w:sz="4" w:space="0" w:color="000000"/>
              <w:bottom w:val="single" w:sz="4" w:space="0" w:color="000000"/>
              <w:right w:val="single" w:sz="4" w:space="0" w:color="000000"/>
            </w:tcBorders>
            <w:vAlign w:val="bottom"/>
          </w:tcPr>
          <w:p w14:paraId="6C1A1238" w14:textId="77777777" w:rsidR="00141DFB" w:rsidRDefault="00141DFB">
            <w:pPr>
              <w:pStyle w:val="normal1"/>
              <w:rPr>
                <w:color w:val="FF0000"/>
              </w:rPr>
            </w:pPr>
          </w:p>
        </w:tc>
        <w:tc>
          <w:tcPr>
            <w:tcW w:w="1517" w:type="dxa"/>
            <w:tcBorders>
              <w:top w:val="single" w:sz="4" w:space="0" w:color="000000"/>
              <w:left w:val="single" w:sz="4" w:space="0" w:color="000000"/>
              <w:bottom w:val="single" w:sz="4" w:space="0" w:color="000000"/>
              <w:right w:val="single" w:sz="4" w:space="0" w:color="000000"/>
            </w:tcBorders>
            <w:vAlign w:val="bottom"/>
          </w:tcPr>
          <w:p w14:paraId="6C1A1239" w14:textId="77777777" w:rsidR="00141DFB" w:rsidRDefault="00141DFB">
            <w:pPr>
              <w:pStyle w:val="normal1"/>
              <w:rPr>
                <w:color w:val="FF0000"/>
              </w:rPr>
            </w:pPr>
          </w:p>
        </w:tc>
        <w:tc>
          <w:tcPr>
            <w:tcW w:w="5546" w:type="dxa"/>
            <w:tcBorders>
              <w:top w:val="single" w:sz="4" w:space="0" w:color="000000"/>
              <w:left w:val="single" w:sz="4" w:space="0" w:color="000000"/>
              <w:bottom w:val="single" w:sz="4" w:space="0" w:color="000000"/>
              <w:right w:val="single" w:sz="4" w:space="0" w:color="000000"/>
            </w:tcBorders>
            <w:vAlign w:val="bottom"/>
          </w:tcPr>
          <w:p w14:paraId="6C1A123A" w14:textId="77777777" w:rsidR="00141DFB" w:rsidRDefault="00141DFB">
            <w:pPr>
              <w:pStyle w:val="normal1"/>
              <w:rPr>
                <w:color w:val="FF0000"/>
              </w:rPr>
            </w:pPr>
          </w:p>
        </w:tc>
      </w:tr>
    </w:tbl>
    <w:bookmarkStart w:id="434" w:name="_heading=h.hk9zo8ea6hk6"/>
    <w:bookmarkEnd w:id="434"/>
    <w:p w14:paraId="6C1A123C" w14:textId="7868DAE0" w:rsidR="00141DFB" w:rsidRDefault="00000000">
      <w:pPr>
        <w:pStyle w:val="Heading1"/>
        <w:spacing w:before="120" w:after="120"/>
        <w:ind w:left="360"/>
        <w:rPr>
          <w:color w:val="FF0000"/>
        </w:rPr>
      </w:pPr>
      <w:sdt>
        <w:sdtPr>
          <w:tag w:val="goog_rdk_220"/>
          <w:id w:val="1672597900"/>
          <w:showingPlcHdr/>
        </w:sdtPr>
        <w:sdtContent>
          <w:r w:rsidR="00CD5AC5">
            <w:t xml:space="preserve">     </w:t>
          </w:r>
        </w:sdtContent>
      </w:sdt>
    </w:p>
    <w:p w14:paraId="6C1A123D" w14:textId="77777777" w:rsidR="00141DFB" w:rsidRDefault="00A53DE9">
      <w:pPr>
        <w:rPr>
          <w:color w:val="FF0000"/>
        </w:rPr>
      </w:pPr>
      <w:r>
        <w:t>Example for R submission</w:t>
      </w:r>
    </w:p>
    <w:tbl>
      <w:tblPr>
        <w:tblW w:w="8970" w:type="dxa"/>
        <w:tblInd w:w="265" w:type="dxa"/>
        <w:tblLayout w:type="fixed"/>
        <w:tblLook w:val="0400" w:firstRow="0" w:lastRow="0" w:firstColumn="0" w:lastColumn="0" w:noHBand="0" w:noVBand="1"/>
      </w:tblPr>
      <w:tblGrid>
        <w:gridCol w:w="2071"/>
        <w:gridCol w:w="1455"/>
        <w:gridCol w:w="1919"/>
        <w:gridCol w:w="3525"/>
      </w:tblGrid>
      <w:tr w:rsidR="00141DFB" w14:paraId="6C1A1242" w14:textId="77777777">
        <w:trPr>
          <w:cantSplit/>
          <w:trHeight w:val="458"/>
          <w:tblHeader/>
          <w:ins w:id="435" w:author="Joel Laxamana" w:date="2025-06-11T02:42:00Z"/>
        </w:trPr>
        <w:tc>
          <w:tcPr>
            <w:tcW w:w="2070" w:type="dxa"/>
            <w:tcBorders>
              <w:top w:val="single" w:sz="4" w:space="0" w:color="000000"/>
              <w:left w:val="single" w:sz="4" w:space="0" w:color="000000"/>
              <w:bottom w:val="single" w:sz="4" w:space="0" w:color="000000"/>
              <w:right w:val="single" w:sz="4" w:space="0" w:color="000000"/>
            </w:tcBorders>
            <w:shd w:val="clear" w:color="auto" w:fill="D9D9D9"/>
            <w:vAlign w:val="center"/>
          </w:tcPr>
          <w:bookmarkStart w:id="436" w:name="OLE_LINK8"/>
          <w:p w14:paraId="6C1A123E" w14:textId="77777777" w:rsidR="00141DFB" w:rsidRDefault="00000000">
            <w:pPr>
              <w:pStyle w:val="normal1"/>
              <w:keepNext/>
              <w:spacing w:before="0" w:after="160" w:line="259" w:lineRule="auto"/>
              <w:rPr>
                <w:color w:val="FF0000"/>
              </w:rPr>
            </w:pPr>
            <w:sdt>
              <w:sdtPr>
                <w:tag w:val="goog_rdk_223"/>
                <w:id w:val="1317300375"/>
                <w:lock w:val="contentLocked"/>
              </w:sdtPr>
              <w:sdtContent>
                <w:ins w:id="437" w:author="Joel Laxamana" w:date="2025-06-11T02:42:00Z">
                  <w:r w:rsidR="00A53DE9">
                    <w:rPr>
                      <w:color w:val="FF0000"/>
                    </w:rPr>
                    <w:t>R Package</w:t>
                  </w:r>
                </w:ins>
              </w:sdtContent>
            </w:sdt>
          </w:p>
        </w:tc>
        <w:tc>
          <w:tcPr>
            <w:tcW w:w="145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1A123F" w14:textId="77777777" w:rsidR="00141DFB" w:rsidRDefault="00000000">
            <w:pPr>
              <w:pStyle w:val="normal1"/>
              <w:keepNext/>
              <w:spacing w:before="0" w:after="160" w:line="259" w:lineRule="auto"/>
              <w:rPr>
                <w:color w:val="FF0000"/>
              </w:rPr>
            </w:pPr>
            <w:sdt>
              <w:sdtPr>
                <w:tag w:val="goog_rdk_225"/>
                <w:id w:val="-1351402601"/>
              </w:sdtPr>
              <w:sdtContent>
                <w:ins w:id="438" w:author="Joel Laxamana" w:date="2025-06-11T02:42:00Z">
                  <w:r w:rsidR="00A53DE9">
                    <w:rPr>
                      <w:color w:val="FF0000"/>
                    </w:rPr>
                    <w:t>Package Version</w:t>
                  </w:r>
                </w:ins>
              </w:sdtContent>
            </w:sdt>
          </w:p>
        </w:tc>
        <w:tc>
          <w:tcPr>
            <w:tcW w:w="191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1A1240" w14:textId="5A9C08D4" w:rsidR="00141DFB" w:rsidRDefault="00000000">
            <w:pPr>
              <w:pStyle w:val="normal1"/>
              <w:keepNext/>
              <w:spacing w:before="0" w:after="160" w:line="259" w:lineRule="auto"/>
              <w:rPr>
                <w:color w:val="FF0000"/>
              </w:rPr>
            </w:pPr>
            <w:sdt>
              <w:sdtPr>
                <w:tag w:val="goog_rdk_227"/>
                <w:id w:val="1406650235"/>
              </w:sdtPr>
              <w:sdtContent>
                <w:commentRangeStart w:id="439"/>
                <w:commentRangeStart w:id="440"/>
                <w:ins w:id="441" w:author="Joel Laxamana" w:date="2025-06-11T02:42:00Z">
                  <w:del w:id="442" w:author="Pradnya Bharambe" w:date="2026-01-09T07:56:00Z" w16du:dateUtc="2026-01-09T15:56:00Z">
                    <w:r w:rsidR="00A53DE9" w:rsidDel="00F70553">
                      <w:rPr>
                        <w:color w:val="FF0000"/>
                      </w:rPr>
                      <w:delText>Title</w:delText>
                    </w:r>
                  </w:del>
                </w:ins>
                <w:commentRangeEnd w:id="439"/>
                <w:del w:id="443" w:author="Pradnya Bharambe" w:date="2026-01-09T07:56:00Z" w16du:dateUtc="2026-01-09T15:56:00Z">
                  <w:r w:rsidR="00AE1789" w:rsidDel="00F70553">
                    <w:rPr>
                      <w:rStyle w:val="CommentReference"/>
                      <w:rFonts w:ascii="Calibri" w:hAnsi="Calibri"/>
                      <w:lang w:val="x-none" w:eastAsia="x-none"/>
                    </w:rPr>
                    <w:commentReference w:id="439"/>
                  </w:r>
                  <w:commentRangeEnd w:id="440"/>
                  <w:r w:rsidR="008F001D" w:rsidDel="00F70553">
                    <w:rPr>
                      <w:rStyle w:val="CommentReference"/>
                      <w:rFonts w:ascii="Calibri" w:hAnsi="Calibri"/>
                      <w:lang w:val="x-none" w:eastAsia="x-none"/>
                    </w:rPr>
                    <w:commentReference w:id="440"/>
                  </w:r>
                </w:del>
                <w:ins w:id="444" w:author="Pradnya Bharambe" w:date="2026-01-09T07:56:00Z" w16du:dateUtc="2026-01-09T15:56:00Z">
                  <w:r w:rsidR="00F70553">
                    <w:rPr>
                      <w:color w:val="FF0000"/>
                    </w:rPr>
                    <w:t>Description</w:t>
                  </w:r>
                </w:ins>
              </w:sdtContent>
            </w:sdt>
          </w:p>
        </w:tc>
        <w:tc>
          <w:tcPr>
            <w:tcW w:w="35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1A1241" w14:textId="77777777" w:rsidR="00141DFB" w:rsidRDefault="00000000">
            <w:pPr>
              <w:pStyle w:val="normal1"/>
              <w:keepNext/>
              <w:spacing w:before="0" w:after="160" w:line="259" w:lineRule="auto"/>
              <w:rPr>
                <w:color w:val="FF0000"/>
              </w:rPr>
            </w:pPr>
            <w:sdt>
              <w:sdtPr>
                <w:tag w:val="goog_rdk_229"/>
                <w:id w:val="388613408"/>
              </w:sdtPr>
              <w:sdtContent>
                <w:ins w:id="445" w:author="Joel Laxamana" w:date="2025-06-11T02:42:00Z">
                  <w:r w:rsidR="00A53DE9">
                    <w:rPr>
                      <w:color w:val="FF0000"/>
                    </w:rPr>
                    <w:t>Dependencies</w:t>
                  </w:r>
                </w:ins>
              </w:sdtContent>
            </w:sdt>
          </w:p>
        </w:tc>
      </w:tr>
      <w:tr w:rsidR="00141DFB" w14:paraId="6C1A1247" w14:textId="77777777">
        <w:trPr>
          <w:cantSplit/>
          <w:trHeight w:val="224"/>
          <w:ins w:id="446" w:author="Joel Laxamana" w:date="2025-06-11T02:42:00Z"/>
        </w:trPr>
        <w:tc>
          <w:tcPr>
            <w:tcW w:w="2070" w:type="dxa"/>
            <w:tcBorders>
              <w:top w:val="single" w:sz="4" w:space="0" w:color="000000"/>
              <w:left w:val="single" w:sz="4" w:space="0" w:color="000000"/>
              <w:bottom w:val="single" w:sz="4" w:space="0" w:color="000000"/>
              <w:right w:val="single" w:sz="4" w:space="0" w:color="000000"/>
            </w:tcBorders>
            <w:shd w:val="clear" w:color="auto" w:fill="FFFFFF"/>
          </w:tcPr>
          <w:p w14:paraId="6C1A1243" w14:textId="77777777" w:rsidR="00141DFB" w:rsidRDefault="00000000">
            <w:pPr>
              <w:pStyle w:val="normal1"/>
              <w:spacing w:before="144" w:after="144" w:line="259" w:lineRule="auto"/>
              <w:rPr>
                <w:color w:val="FF0000"/>
              </w:rPr>
            </w:pPr>
            <w:sdt>
              <w:sdtPr>
                <w:tag w:val="goog_rdk_232"/>
                <w:id w:val="-1021009203"/>
              </w:sdtPr>
              <w:sdtContent>
                <w:ins w:id="447" w:author="Joel Laxamana" w:date="2025-06-11T02:42:00Z">
                  <w:r w:rsidR="00A53DE9">
                    <w:rPr>
                      <w:color w:val="FF0000"/>
                    </w:rPr>
                    <w:t>pilot3utils</w:t>
                  </w:r>
                </w:ins>
              </w:sdtContent>
            </w:sdt>
          </w:p>
        </w:tc>
        <w:tc>
          <w:tcPr>
            <w:tcW w:w="1455" w:type="dxa"/>
            <w:tcBorders>
              <w:top w:val="single" w:sz="4" w:space="0" w:color="000000"/>
              <w:left w:val="single" w:sz="4" w:space="0" w:color="000000"/>
              <w:bottom w:val="single" w:sz="4" w:space="0" w:color="000000"/>
              <w:right w:val="single" w:sz="4" w:space="0" w:color="000000"/>
            </w:tcBorders>
            <w:shd w:val="clear" w:color="auto" w:fill="FFFFFF"/>
          </w:tcPr>
          <w:p w14:paraId="6C1A1244" w14:textId="77777777" w:rsidR="00141DFB" w:rsidRDefault="00000000">
            <w:pPr>
              <w:pStyle w:val="normal1"/>
              <w:spacing w:before="144" w:after="144" w:line="259" w:lineRule="auto"/>
              <w:rPr>
                <w:color w:val="FF0000"/>
              </w:rPr>
            </w:pPr>
            <w:sdt>
              <w:sdtPr>
                <w:tag w:val="goog_rdk_234"/>
                <w:id w:val="-91864140"/>
              </w:sdtPr>
              <w:sdtContent>
                <w:ins w:id="448" w:author="Joel Laxamana" w:date="2025-06-11T02:42:00Z">
                  <w:r w:rsidR="00A53DE9">
                    <w:rPr>
                      <w:color w:val="FF0000"/>
                    </w:rPr>
                    <w:t>0.0.2</w:t>
                  </w:r>
                </w:ins>
              </w:sdtContent>
            </w:sdt>
          </w:p>
        </w:tc>
        <w:tc>
          <w:tcPr>
            <w:tcW w:w="1919" w:type="dxa"/>
            <w:tcBorders>
              <w:top w:val="single" w:sz="4" w:space="0" w:color="000000"/>
              <w:left w:val="single" w:sz="4" w:space="0" w:color="000000"/>
              <w:bottom w:val="single" w:sz="4" w:space="0" w:color="000000"/>
              <w:right w:val="single" w:sz="4" w:space="0" w:color="000000"/>
            </w:tcBorders>
            <w:shd w:val="clear" w:color="auto" w:fill="FFFFFF"/>
          </w:tcPr>
          <w:p w14:paraId="6C1A1245" w14:textId="77777777" w:rsidR="00141DFB" w:rsidRDefault="00000000">
            <w:pPr>
              <w:pStyle w:val="normal1"/>
              <w:spacing w:before="144" w:after="144" w:line="259" w:lineRule="auto"/>
              <w:rPr>
                <w:color w:val="FF0000"/>
              </w:rPr>
            </w:pPr>
            <w:sdt>
              <w:sdtPr>
                <w:tag w:val="goog_rdk_236"/>
                <w:id w:val="-1444918319"/>
              </w:sdtPr>
              <w:sdtContent>
                <w:ins w:id="449" w:author="Joel Laxamana" w:date="2025-06-11T02:42:00Z">
                  <w:r w:rsidR="00A53DE9">
                    <w:rPr>
                      <w:color w:val="FF0000"/>
                    </w:rPr>
                    <w:t xml:space="preserve">Utilities for </w:t>
                  </w:r>
                  <w:proofErr w:type="gramStart"/>
                  <w:r w:rsidR="00A53DE9">
                    <w:rPr>
                      <w:color w:val="FF0000"/>
                    </w:rPr>
                    <w:t>the Pilot</w:t>
                  </w:r>
                  <w:proofErr w:type="gramEnd"/>
                  <w:r w:rsidR="00A53DE9">
                    <w:rPr>
                      <w:color w:val="FF0000"/>
                    </w:rPr>
                    <w:t xml:space="preserve"> 3 Submission to the FDA</w:t>
                  </w:r>
                </w:ins>
              </w:sdtContent>
            </w:sdt>
          </w:p>
        </w:tc>
        <w:tc>
          <w:tcPr>
            <w:tcW w:w="3525" w:type="dxa"/>
            <w:tcBorders>
              <w:top w:val="single" w:sz="4" w:space="0" w:color="000000"/>
              <w:left w:val="single" w:sz="4" w:space="0" w:color="000000"/>
              <w:bottom w:val="single" w:sz="4" w:space="0" w:color="000000"/>
              <w:right w:val="single" w:sz="4" w:space="0" w:color="000000"/>
            </w:tcBorders>
            <w:shd w:val="clear" w:color="auto" w:fill="FFFFFF"/>
          </w:tcPr>
          <w:p w14:paraId="6C1A1246" w14:textId="77777777" w:rsidR="00141DFB" w:rsidRDefault="00000000">
            <w:pPr>
              <w:pStyle w:val="normal1"/>
              <w:spacing w:before="144" w:after="144" w:line="259" w:lineRule="auto"/>
              <w:rPr>
                <w:color w:val="FF0000"/>
              </w:rPr>
            </w:pPr>
            <w:sdt>
              <w:sdtPr>
                <w:tag w:val="goog_rdk_238"/>
                <w:id w:val="-473138804"/>
              </w:sdtPr>
              <w:sdtContent>
                <w:ins w:id="450" w:author="Joel Laxamana" w:date="2025-06-11T02:42:00Z">
                  <w:r w:rsidR="00A53DE9">
                    <w:rPr>
                      <w:color w:val="FF0000"/>
                    </w:rPr>
                    <w:t>Imports</w:t>
                  </w:r>
                  <w:del w:id="451" w:author="Cho, Hye Soo" w:date="2025-06-17T09:59:00Z">
                    <w:r w:rsidR="00A53DE9" w:rsidDel="00D16111">
                      <w:rPr>
                        <w:color w:val="FF0000"/>
                      </w:rPr>
                      <w:delText xml:space="preserve"> </w:delText>
                    </w:r>
                  </w:del>
                  <w:r w:rsidR="00A53DE9">
                    <w:rPr>
                      <w:color w:val="FF0000"/>
                    </w:rPr>
                    <w:t xml:space="preserve">: </w:t>
                  </w:r>
                  <w:proofErr w:type="spellStart"/>
                  <w:r w:rsidR="00A53DE9">
                    <w:rPr>
                      <w:color w:val="FF0000"/>
                    </w:rPr>
                    <w:t>dplyr</w:t>
                  </w:r>
                  <w:proofErr w:type="spellEnd"/>
                  <w:r w:rsidR="00A53DE9">
                    <w:rPr>
                      <w:color w:val="FF0000"/>
                    </w:rPr>
                    <w:t xml:space="preserve">, </w:t>
                  </w:r>
                  <w:proofErr w:type="spellStart"/>
                  <w:r w:rsidR="00A53DE9">
                    <w:rPr>
                      <w:color w:val="FF0000"/>
                    </w:rPr>
                    <w:t>emmeans</w:t>
                  </w:r>
                  <w:proofErr w:type="spellEnd"/>
                  <w:r w:rsidR="00A53DE9">
                    <w:rPr>
                      <w:color w:val="FF0000"/>
                    </w:rPr>
                    <w:t xml:space="preserve">, glue, </w:t>
                  </w:r>
                  <w:proofErr w:type="spellStart"/>
                  <w:r w:rsidR="00A53DE9">
                    <w:rPr>
                      <w:color w:val="FF0000"/>
                    </w:rPr>
                    <w:t>stringr</w:t>
                  </w:r>
                  <w:proofErr w:type="spellEnd"/>
                  <w:r w:rsidR="00A53DE9">
                    <w:rPr>
                      <w:color w:val="FF0000"/>
                    </w:rPr>
                    <w:t xml:space="preserve">, </w:t>
                  </w:r>
                  <w:proofErr w:type="spellStart"/>
                  <w:r w:rsidR="00A53DE9">
                    <w:rPr>
                      <w:color w:val="FF0000"/>
                    </w:rPr>
                    <w:t>tibble</w:t>
                  </w:r>
                  <w:proofErr w:type="spellEnd"/>
                  <w:r w:rsidR="00A53DE9">
                    <w:rPr>
                      <w:color w:val="FF0000"/>
                    </w:rPr>
                    <w:t xml:space="preserve">, </w:t>
                  </w:r>
                  <w:proofErr w:type="spellStart"/>
                  <w:r w:rsidR="00A53DE9">
                    <w:rPr>
                      <w:color w:val="FF0000"/>
                    </w:rPr>
                    <w:t>tidyr</w:t>
                  </w:r>
                </w:ins>
                <w:proofErr w:type="spellEnd"/>
              </w:sdtContent>
            </w:sdt>
          </w:p>
        </w:tc>
      </w:tr>
    </w:tbl>
    <w:bookmarkStart w:id="452" w:name="_heading=h.e1gxo0l3a2pu"/>
    <w:bookmarkEnd w:id="436"/>
    <w:bookmarkEnd w:id="452"/>
    <w:p w14:paraId="6C1A1248" w14:textId="77777777" w:rsidR="00141DFB" w:rsidRDefault="00A53DE9">
      <w:pPr>
        <w:pStyle w:val="normal1"/>
        <w:spacing w:before="240" w:after="120" w:line="259" w:lineRule="auto"/>
        <w:rPr>
          <w:color w:val="FF0000"/>
        </w:rPr>
        <w:pPrChange w:id="453" w:author="Joel Laxamana" w:date="2025-06-11T02:42:00Z">
          <w:pPr>
            <w:pStyle w:val="Heading2"/>
            <w:spacing w:before="0" w:after="240"/>
            <w:ind w:left="360"/>
          </w:pPr>
        </w:pPrChange>
      </w:pPr>
      <w:r>
        <w:fldChar w:fldCharType="begin"/>
      </w:r>
      <w:r>
        <w:instrText xml:space="preserve"> FILLIN ""</w:instrText>
      </w:r>
      <w:r>
        <w:fldChar w:fldCharType="separate"/>
      </w:r>
      <w:r>
        <w:fldChar w:fldCharType="end"/>
      </w:r>
    </w:p>
    <w:p w14:paraId="6C1A1249" w14:textId="77777777" w:rsidR="00141DFB" w:rsidRDefault="00141DFB">
      <w:pPr>
        <w:pStyle w:val="normal1"/>
      </w:pPr>
    </w:p>
    <w:p w14:paraId="6C1A124A" w14:textId="77777777" w:rsidR="00141DFB" w:rsidRDefault="00141DFB">
      <w:pPr>
        <w:pStyle w:val="normal1"/>
      </w:pPr>
    </w:p>
    <w:p w14:paraId="6C1A124B" w14:textId="77777777" w:rsidR="00141DFB" w:rsidRDefault="00141DFB">
      <w:pPr>
        <w:pStyle w:val="normal1"/>
      </w:pPr>
    </w:p>
    <w:p w14:paraId="6C1A124C" w14:textId="77777777" w:rsidR="00141DFB" w:rsidRDefault="00141DFB">
      <w:pPr>
        <w:pStyle w:val="normal1"/>
      </w:pPr>
    </w:p>
    <w:p w14:paraId="6C1A124D" w14:textId="77777777" w:rsidR="00141DFB" w:rsidRDefault="00141DFB">
      <w:pPr>
        <w:pStyle w:val="normal1"/>
      </w:pPr>
    </w:p>
    <w:p w14:paraId="6C1A124E" w14:textId="77777777" w:rsidR="00141DFB" w:rsidRDefault="00141DFB">
      <w:pPr>
        <w:pStyle w:val="normal1"/>
      </w:pPr>
    </w:p>
    <w:p w14:paraId="6C1A124F" w14:textId="77777777" w:rsidR="00141DFB" w:rsidRDefault="00141DFB">
      <w:pPr>
        <w:pStyle w:val="normal1"/>
      </w:pPr>
    </w:p>
    <w:p w14:paraId="6C1A1250" w14:textId="77777777" w:rsidR="00141DFB" w:rsidRDefault="00141DFB">
      <w:pPr>
        <w:pStyle w:val="normal1"/>
      </w:pPr>
    </w:p>
    <w:p w14:paraId="6C1A1251" w14:textId="77777777" w:rsidR="00141DFB" w:rsidRDefault="00141DFB">
      <w:pPr>
        <w:pStyle w:val="normal1"/>
      </w:pPr>
    </w:p>
    <w:p w14:paraId="6C1A1252" w14:textId="77777777" w:rsidR="00141DFB" w:rsidRDefault="00000000">
      <w:pPr>
        <w:pStyle w:val="normal1"/>
        <w:rPr>
          <w:ins w:id="454" w:author="Joel Laxamana" w:date="2025-06-11T02:42:00Z"/>
        </w:rPr>
      </w:pPr>
      <w:sdt>
        <w:sdtPr>
          <w:tag w:val="goog_rdk_243"/>
          <w:id w:val="1374119626"/>
        </w:sdtPr>
        <w:sdtContent/>
      </w:sdt>
    </w:p>
    <w:p w14:paraId="6C1A1253" w14:textId="77777777" w:rsidR="00141DFB" w:rsidRDefault="00000000">
      <w:pPr>
        <w:pStyle w:val="normal1"/>
        <w:rPr>
          <w:ins w:id="455" w:author="Joel Laxamana" w:date="2025-06-11T02:42:00Z"/>
        </w:rPr>
      </w:pPr>
      <w:sdt>
        <w:sdtPr>
          <w:tag w:val="goog_rdk_245"/>
          <w:id w:val="-1470274296"/>
        </w:sdtPr>
        <w:sdtContent/>
      </w:sdt>
    </w:p>
    <w:p w14:paraId="6C1A1254" w14:textId="77777777" w:rsidR="00141DFB" w:rsidRDefault="00000000">
      <w:pPr>
        <w:pStyle w:val="normal1"/>
        <w:rPr>
          <w:ins w:id="456" w:author="Joel Laxamana" w:date="2025-06-11T02:42:00Z"/>
        </w:rPr>
      </w:pPr>
      <w:sdt>
        <w:sdtPr>
          <w:tag w:val="goog_rdk_247"/>
          <w:id w:val="1241906166"/>
        </w:sdtPr>
        <w:sdtContent/>
      </w:sdt>
    </w:p>
    <w:p w14:paraId="6C1A1255" w14:textId="77777777" w:rsidR="00141DFB" w:rsidRDefault="00000000">
      <w:pPr>
        <w:pStyle w:val="normal1"/>
        <w:rPr>
          <w:ins w:id="457" w:author="Joel Laxamana" w:date="2025-06-11T02:42:00Z"/>
        </w:rPr>
      </w:pPr>
      <w:sdt>
        <w:sdtPr>
          <w:tag w:val="goog_rdk_249"/>
          <w:id w:val="2013265995"/>
        </w:sdtPr>
        <w:sdtContent/>
      </w:sdt>
    </w:p>
    <w:p w14:paraId="6C1A1256" w14:textId="77777777" w:rsidR="00141DFB" w:rsidRDefault="00000000">
      <w:pPr>
        <w:pStyle w:val="normal1"/>
        <w:rPr>
          <w:ins w:id="458" w:author="Joel Laxamana" w:date="2025-06-11T02:42:00Z"/>
        </w:rPr>
      </w:pPr>
      <w:sdt>
        <w:sdtPr>
          <w:tag w:val="goog_rdk_251"/>
          <w:id w:val="-2084062926"/>
        </w:sdtPr>
        <w:sdtContent/>
      </w:sdt>
    </w:p>
    <w:p w14:paraId="6C1A1257" w14:textId="77777777" w:rsidR="00141DFB" w:rsidRDefault="00000000">
      <w:pPr>
        <w:pStyle w:val="normal1"/>
        <w:rPr>
          <w:ins w:id="459" w:author="Joel Laxamana" w:date="2025-06-11T02:42:00Z"/>
        </w:rPr>
      </w:pPr>
      <w:sdt>
        <w:sdtPr>
          <w:tag w:val="goog_rdk_253"/>
          <w:id w:val="441426578"/>
        </w:sdtPr>
        <w:sdtContent/>
      </w:sdt>
    </w:p>
    <w:p w14:paraId="6C1A1258" w14:textId="77777777" w:rsidR="00141DFB" w:rsidRDefault="00000000">
      <w:pPr>
        <w:pStyle w:val="normal1"/>
        <w:rPr>
          <w:ins w:id="460" w:author="Joel Laxamana" w:date="2025-06-11T02:42:00Z"/>
        </w:rPr>
      </w:pPr>
      <w:sdt>
        <w:sdtPr>
          <w:tag w:val="goog_rdk_255"/>
          <w:id w:val="391165740"/>
        </w:sdtPr>
        <w:sdtContent/>
      </w:sdt>
    </w:p>
    <w:p w14:paraId="6C1A1259" w14:textId="77777777" w:rsidR="00141DFB" w:rsidRDefault="00141DFB">
      <w:pPr>
        <w:pStyle w:val="normal1"/>
      </w:pPr>
    </w:p>
    <w:p w14:paraId="6C1A125A" w14:textId="77777777" w:rsidR="00141DFB" w:rsidRDefault="00A53DE9">
      <w:pPr>
        <w:pStyle w:val="Heading2"/>
        <w:numPr>
          <w:ilvl w:val="1"/>
          <w:numId w:val="4"/>
        </w:numPr>
        <w:spacing w:after="240"/>
        <w:rPr>
          <w:color w:val="FF0000"/>
        </w:rPr>
      </w:pPr>
      <w:bookmarkStart w:id="461" w:name="_heading=h.y6xijeq9w0j9"/>
      <w:bookmarkEnd w:id="461"/>
      <w:r>
        <w:rPr>
          <w:color w:val="FF0000"/>
        </w:rPr>
        <w:lastRenderedPageBreak/>
        <w:t>Open-source R Analysis Packages</w:t>
      </w:r>
    </w:p>
    <w:p w14:paraId="6C1A125B" w14:textId="77777777" w:rsidR="00141DFB" w:rsidRDefault="00A53DE9">
      <w:pPr>
        <w:pStyle w:val="normal1"/>
        <w:rPr>
          <w:color w:val="FF0000"/>
        </w:rPr>
      </w:pPr>
      <w:r>
        <w:rPr>
          <w:color w:val="FF0000"/>
        </w:rPr>
        <w:t>(If this section is not used, indicate as not applicable.)</w:t>
      </w:r>
    </w:p>
    <w:tbl>
      <w:tblPr>
        <w:tblW w:w="9062" w:type="dxa"/>
        <w:tblInd w:w="288" w:type="dxa"/>
        <w:tblLayout w:type="fixed"/>
        <w:tblLook w:val="0000" w:firstRow="0" w:lastRow="0" w:firstColumn="0" w:lastColumn="0" w:noHBand="0" w:noVBand="0"/>
      </w:tblPr>
      <w:tblGrid>
        <w:gridCol w:w="1999"/>
        <w:gridCol w:w="1517"/>
        <w:gridCol w:w="5546"/>
      </w:tblGrid>
      <w:tr w:rsidR="00141DFB" w14:paraId="6C1A125F" w14:textId="77777777">
        <w:trPr>
          <w:tblHeader/>
        </w:trPr>
        <w:tc>
          <w:tcPr>
            <w:tcW w:w="1999"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25C" w14:textId="77777777" w:rsidR="00141DFB" w:rsidRDefault="00A53DE9">
            <w:pPr>
              <w:pStyle w:val="normal1"/>
              <w:rPr>
                <w:b/>
                <w:color w:val="FF0000"/>
              </w:rPr>
            </w:pPr>
            <w:r>
              <w:rPr>
                <w:b/>
                <w:color w:val="FF0000"/>
              </w:rPr>
              <w:t>R Package</w:t>
            </w:r>
          </w:p>
        </w:tc>
        <w:tc>
          <w:tcPr>
            <w:tcW w:w="1517"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25D" w14:textId="77777777" w:rsidR="00141DFB" w:rsidRDefault="00A53DE9">
            <w:pPr>
              <w:pStyle w:val="normal1"/>
              <w:rPr>
                <w:b/>
                <w:color w:val="FF0000"/>
              </w:rPr>
            </w:pPr>
            <w:r>
              <w:rPr>
                <w:b/>
                <w:color w:val="FF0000"/>
              </w:rPr>
              <w:t>Package version</w:t>
            </w:r>
          </w:p>
        </w:tc>
        <w:tc>
          <w:tcPr>
            <w:tcW w:w="5546"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25E" w14:textId="77777777" w:rsidR="00141DFB" w:rsidRDefault="00A53DE9">
            <w:pPr>
              <w:pStyle w:val="normal1"/>
              <w:rPr>
                <w:b/>
                <w:color w:val="FF0000"/>
              </w:rPr>
            </w:pPr>
            <w:r>
              <w:rPr>
                <w:b/>
                <w:color w:val="FF0000"/>
              </w:rPr>
              <w:t>Package Description</w:t>
            </w:r>
          </w:p>
        </w:tc>
      </w:tr>
      <w:tr w:rsidR="00141DFB" w14:paraId="6C1A1263" w14:textId="77777777">
        <w:trPr>
          <w:tblHeader/>
        </w:trPr>
        <w:tc>
          <w:tcPr>
            <w:tcW w:w="1999" w:type="dxa"/>
            <w:tcBorders>
              <w:top w:val="single" w:sz="4" w:space="0" w:color="000000"/>
              <w:left w:val="single" w:sz="4" w:space="0" w:color="000000"/>
              <w:bottom w:val="single" w:sz="4" w:space="0" w:color="000000"/>
              <w:right w:val="single" w:sz="4" w:space="0" w:color="000000"/>
            </w:tcBorders>
            <w:vAlign w:val="bottom"/>
          </w:tcPr>
          <w:p w14:paraId="6C1A1260" w14:textId="77777777" w:rsidR="00141DFB" w:rsidRDefault="00141DFB">
            <w:pPr>
              <w:pStyle w:val="normal1"/>
            </w:pPr>
          </w:p>
        </w:tc>
        <w:tc>
          <w:tcPr>
            <w:tcW w:w="1517" w:type="dxa"/>
            <w:tcBorders>
              <w:top w:val="single" w:sz="4" w:space="0" w:color="000000"/>
              <w:left w:val="single" w:sz="4" w:space="0" w:color="000000"/>
              <w:bottom w:val="single" w:sz="4" w:space="0" w:color="000000"/>
              <w:right w:val="single" w:sz="4" w:space="0" w:color="000000"/>
            </w:tcBorders>
            <w:vAlign w:val="bottom"/>
          </w:tcPr>
          <w:p w14:paraId="6C1A1261" w14:textId="77777777" w:rsidR="00141DFB" w:rsidRDefault="00141DFB">
            <w:pPr>
              <w:pStyle w:val="normal1"/>
            </w:pPr>
          </w:p>
        </w:tc>
        <w:tc>
          <w:tcPr>
            <w:tcW w:w="5546" w:type="dxa"/>
            <w:tcBorders>
              <w:top w:val="single" w:sz="4" w:space="0" w:color="000000"/>
              <w:left w:val="single" w:sz="4" w:space="0" w:color="000000"/>
              <w:bottom w:val="single" w:sz="4" w:space="0" w:color="000000"/>
              <w:right w:val="single" w:sz="4" w:space="0" w:color="000000"/>
            </w:tcBorders>
            <w:vAlign w:val="bottom"/>
          </w:tcPr>
          <w:p w14:paraId="6C1A1262" w14:textId="77777777" w:rsidR="00141DFB" w:rsidRDefault="00141DFB">
            <w:pPr>
              <w:pStyle w:val="normal1"/>
            </w:pPr>
          </w:p>
        </w:tc>
      </w:tr>
    </w:tbl>
    <w:p w14:paraId="6C1A1264" w14:textId="77777777" w:rsidR="00141DFB" w:rsidRDefault="00141DFB">
      <w:pPr>
        <w:pStyle w:val="normal1"/>
      </w:pPr>
    </w:p>
    <w:p w14:paraId="6C1A1265" w14:textId="660CE232" w:rsidR="00141DFB" w:rsidRDefault="00000000">
      <w:pPr>
        <w:pStyle w:val="normal1"/>
        <w:spacing w:before="240" w:after="120" w:line="259" w:lineRule="auto"/>
        <w:rPr>
          <w:ins w:id="462" w:author="Joel Laxamana" w:date="2025-06-11T02:36:00Z"/>
        </w:rPr>
      </w:pPr>
      <w:sdt>
        <w:sdtPr>
          <w:tag w:val="goog_rdk_258"/>
          <w:id w:val="-1971893387"/>
          <w:showingPlcHdr/>
        </w:sdtPr>
        <w:sdtContent>
          <w:r w:rsidR="005A2AAE">
            <w:t xml:space="preserve">     </w:t>
          </w:r>
        </w:sdtContent>
      </w:sdt>
    </w:p>
    <w:bookmarkStart w:id="463" w:name="_heading=h.ennuvhhfr0cx"/>
    <w:bookmarkEnd w:id="463"/>
    <w:p w14:paraId="6C1A1266" w14:textId="77777777" w:rsidR="00141DFB" w:rsidRDefault="00000000">
      <w:sdt>
        <w:sdtPr>
          <w:tag w:val="goog_rdk_260"/>
          <w:id w:val="691351148"/>
        </w:sdtPr>
        <w:sdtContent>
          <w:r w:rsidR="00A53DE9">
            <w:t>Example for R submission</w:t>
          </w:r>
        </w:sdtContent>
      </w:sdt>
    </w:p>
    <w:tbl>
      <w:tblPr>
        <w:tblW w:w="8970" w:type="dxa"/>
        <w:tblInd w:w="265" w:type="dxa"/>
        <w:tblLayout w:type="fixed"/>
        <w:tblLook w:val="0400" w:firstRow="0" w:lastRow="0" w:firstColumn="0" w:lastColumn="0" w:noHBand="0" w:noVBand="1"/>
      </w:tblPr>
      <w:tblGrid>
        <w:gridCol w:w="1665"/>
        <w:gridCol w:w="1861"/>
        <w:gridCol w:w="1919"/>
        <w:gridCol w:w="3525"/>
      </w:tblGrid>
      <w:tr w:rsidR="00141DFB" w14:paraId="6C1A126B" w14:textId="77777777">
        <w:trPr>
          <w:cantSplit/>
          <w:trHeight w:val="458"/>
          <w:tblHeader/>
          <w:ins w:id="464" w:author="Joel Laxamana" w:date="2025-06-11T02:36:00Z"/>
        </w:trPr>
        <w:tc>
          <w:tcPr>
            <w:tcW w:w="166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1A1267" w14:textId="77777777" w:rsidR="00141DFB" w:rsidRDefault="00000000">
            <w:pPr>
              <w:pStyle w:val="normal1"/>
              <w:keepNext/>
              <w:spacing w:before="0" w:after="160" w:line="259" w:lineRule="auto"/>
            </w:pPr>
            <w:sdt>
              <w:sdtPr>
                <w:tag w:val="goog_rdk_263"/>
                <w:id w:val="1027133133"/>
                <w:lock w:val="contentLocked"/>
              </w:sdtPr>
              <w:sdtContent>
                <w:ins w:id="465" w:author="Joel Laxamana" w:date="2025-06-11T02:36:00Z">
                  <w:r w:rsidR="00A53DE9">
                    <w:t>R Package</w:t>
                  </w:r>
                </w:ins>
              </w:sdtContent>
            </w:sdt>
          </w:p>
        </w:tc>
        <w:tc>
          <w:tcPr>
            <w:tcW w:w="186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1A1268" w14:textId="77777777" w:rsidR="00141DFB" w:rsidRDefault="00000000">
            <w:pPr>
              <w:pStyle w:val="normal1"/>
              <w:keepNext/>
              <w:spacing w:before="0" w:after="160" w:line="259" w:lineRule="auto"/>
            </w:pPr>
            <w:sdt>
              <w:sdtPr>
                <w:tag w:val="goog_rdk_265"/>
                <w:id w:val="85116743"/>
              </w:sdtPr>
              <w:sdtContent>
                <w:ins w:id="466" w:author="Joel Laxamana" w:date="2025-06-11T02:36:00Z">
                  <w:r w:rsidR="00A53DE9">
                    <w:t>Package Version</w:t>
                  </w:r>
                </w:ins>
              </w:sdtContent>
            </w:sdt>
          </w:p>
        </w:tc>
        <w:tc>
          <w:tcPr>
            <w:tcW w:w="191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1A1269" w14:textId="77777777" w:rsidR="00141DFB" w:rsidRDefault="00000000">
            <w:pPr>
              <w:pStyle w:val="normal1"/>
              <w:keepNext/>
              <w:spacing w:before="0" w:after="160" w:line="259" w:lineRule="auto"/>
            </w:pPr>
            <w:sdt>
              <w:sdtPr>
                <w:tag w:val="goog_rdk_267"/>
                <w:id w:val="1554353324"/>
              </w:sdtPr>
              <w:sdtContent>
                <w:commentRangeStart w:id="467"/>
                <w:commentRangeStart w:id="468"/>
                <w:commentRangeStart w:id="469"/>
                <w:ins w:id="470" w:author="Joel Laxamana" w:date="2025-06-11T02:36:00Z">
                  <w:r w:rsidR="00A53DE9">
                    <w:t>Title</w:t>
                  </w:r>
                </w:ins>
                <w:commentRangeEnd w:id="467"/>
                <w:r w:rsidR="00612D0C">
                  <w:rPr>
                    <w:rStyle w:val="CommentReference"/>
                    <w:rFonts w:ascii="Calibri" w:hAnsi="Calibri"/>
                    <w:lang w:val="x-none" w:eastAsia="x-none"/>
                  </w:rPr>
                  <w:commentReference w:id="467"/>
                </w:r>
                <w:commentRangeEnd w:id="468"/>
                <w:r w:rsidR="008F001D">
                  <w:rPr>
                    <w:rStyle w:val="CommentReference"/>
                    <w:rFonts w:ascii="Calibri" w:hAnsi="Calibri"/>
                    <w:lang w:val="x-none" w:eastAsia="x-none"/>
                  </w:rPr>
                  <w:commentReference w:id="468"/>
                </w:r>
                <w:commentRangeEnd w:id="469"/>
                <w:r w:rsidR="008F001D">
                  <w:rPr>
                    <w:rStyle w:val="CommentReference"/>
                    <w:rFonts w:ascii="Calibri" w:hAnsi="Calibri"/>
                    <w:lang w:val="x-none" w:eastAsia="x-none"/>
                  </w:rPr>
                  <w:commentReference w:id="469"/>
                </w:r>
              </w:sdtContent>
            </w:sdt>
          </w:p>
        </w:tc>
        <w:tc>
          <w:tcPr>
            <w:tcW w:w="35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C1A126A" w14:textId="7207D9BB" w:rsidR="00141DFB" w:rsidRDefault="00000000">
            <w:pPr>
              <w:pStyle w:val="normal1"/>
              <w:keepNext/>
              <w:spacing w:before="0" w:after="160" w:line="259" w:lineRule="auto"/>
            </w:pPr>
            <w:sdt>
              <w:sdtPr>
                <w:tag w:val="goog_rdk_269"/>
                <w:id w:val="22521188"/>
              </w:sdtPr>
              <w:sdtContent>
                <w:commentRangeStart w:id="471"/>
                <w:commentRangeStart w:id="472"/>
                <w:ins w:id="473" w:author="Cho, Hye Soo" w:date="2025-06-23T13:54:00Z">
                  <w:r w:rsidR="00C44CC1">
                    <w:rPr>
                      <w:rFonts w:eastAsia="Batang" w:hint="eastAsia"/>
                      <w:lang w:eastAsia="ko-KR"/>
                    </w:rPr>
                    <w:t xml:space="preserve">Direct </w:t>
                  </w:r>
                </w:ins>
                <w:commentRangeEnd w:id="471"/>
                <w:ins w:id="474" w:author="Cho, Hye Soo" w:date="2025-06-23T15:42:00Z">
                  <w:r w:rsidR="0027091A">
                    <w:rPr>
                      <w:rStyle w:val="CommentReference"/>
                      <w:rFonts w:ascii="Calibri" w:hAnsi="Calibri"/>
                      <w:lang w:val="x-none" w:eastAsia="x-none"/>
                    </w:rPr>
                    <w:commentReference w:id="471"/>
                  </w:r>
                </w:ins>
                <w:commentRangeEnd w:id="472"/>
                <w:r w:rsidR="0061554F">
                  <w:rPr>
                    <w:rStyle w:val="CommentReference"/>
                    <w:rFonts w:ascii="Calibri" w:hAnsi="Calibri"/>
                    <w:lang w:val="x-none" w:eastAsia="x-none"/>
                  </w:rPr>
                  <w:commentReference w:id="472"/>
                </w:r>
                <w:ins w:id="475" w:author="Joel Laxamana" w:date="2025-06-11T02:36:00Z">
                  <w:r w:rsidR="00A53DE9">
                    <w:t>Dependencies</w:t>
                  </w:r>
                </w:ins>
              </w:sdtContent>
            </w:sdt>
          </w:p>
        </w:tc>
      </w:tr>
      <w:tr w:rsidR="00141DFB" w14:paraId="6C1A1270" w14:textId="77777777">
        <w:trPr>
          <w:cantSplit/>
          <w:trHeight w:val="224"/>
          <w:ins w:id="476" w:author="Joel Laxamana" w:date="2025-06-11T02:36:00Z"/>
        </w:trPr>
        <w:tc>
          <w:tcPr>
            <w:tcW w:w="1664" w:type="dxa"/>
            <w:tcBorders>
              <w:top w:val="single" w:sz="4" w:space="0" w:color="000000"/>
              <w:left w:val="single" w:sz="4" w:space="0" w:color="000000"/>
              <w:bottom w:val="single" w:sz="4" w:space="0" w:color="000000"/>
              <w:right w:val="single" w:sz="4" w:space="0" w:color="000000"/>
            </w:tcBorders>
            <w:shd w:val="clear" w:color="auto" w:fill="FFFFFF"/>
          </w:tcPr>
          <w:p w14:paraId="6C1A126C" w14:textId="77777777" w:rsidR="00141DFB" w:rsidRDefault="00000000">
            <w:pPr>
              <w:pStyle w:val="normal1"/>
              <w:spacing w:before="144" w:after="144" w:line="259" w:lineRule="auto"/>
            </w:pPr>
            <w:sdt>
              <w:sdtPr>
                <w:tag w:val="goog_rdk_272"/>
                <w:id w:val="1576393403"/>
              </w:sdtPr>
              <w:sdtContent>
                <w:ins w:id="477" w:author="Joel Laxamana" w:date="2025-06-11T02:36:00Z">
                  <w:r w:rsidR="00A53DE9">
                    <w:t>admiral</w:t>
                  </w:r>
                </w:ins>
              </w:sdtContent>
            </w:sdt>
          </w:p>
        </w:tc>
        <w:tc>
          <w:tcPr>
            <w:tcW w:w="1861" w:type="dxa"/>
            <w:tcBorders>
              <w:top w:val="single" w:sz="4" w:space="0" w:color="000000"/>
              <w:left w:val="single" w:sz="4" w:space="0" w:color="000000"/>
              <w:bottom w:val="single" w:sz="4" w:space="0" w:color="000000"/>
              <w:right w:val="single" w:sz="4" w:space="0" w:color="000000"/>
            </w:tcBorders>
            <w:shd w:val="clear" w:color="auto" w:fill="FFFFFF"/>
          </w:tcPr>
          <w:p w14:paraId="6C1A126D" w14:textId="77777777" w:rsidR="00141DFB" w:rsidRPr="007328D7" w:rsidRDefault="00000000">
            <w:pPr>
              <w:pStyle w:val="normal1"/>
              <w:spacing w:before="144" w:after="144" w:line="259" w:lineRule="auto"/>
            </w:pPr>
            <w:sdt>
              <w:sdtPr>
                <w:tag w:val="goog_rdk_274"/>
                <w:id w:val="-1432347858"/>
              </w:sdtPr>
              <w:sdtContent>
                <w:ins w:id="478" w:author="Joel Laxamana" w:date="2025-06-11T02:36:00Z">
                  <w:r w:rsidR="00A53DE9" w:rsidRPr="007328D7">
                    <w:t>0.10.1</w:t>
                  </w:r>
                </w:ins>
              </w:sdtContent>
            </w:sdt>
          </w:p>
        </w:tc>
        <w:tc>
          <w:tcPr>
            <w:tcW w:w="1919" w:type="dxa"/>
            <w:tcBorders>
              <w:top w:val="single" w:sz="4" w:space="0" w:color="000000"/>
              <w:left w:val="single" w:sz="4" w:space="0" w:color="000000"/>
              <w:bottom w:val="single" w:sz="4" w:space="0" w:color="000000"/>
              <w:right w:val="single" w:sz="4" w:space="0" w:color="000000"/>
            </w:tcBorders>
            <w:shd w:val="clear" w:color="auto" w:fill="FFFFFF"/>
          </w:tcPr>
          <w:p w14:paraId="6C1A126E" w14:textId="77777777" w:rsidR="00141DFB" w:rsidRPr="007328D7" w:rsidRDefault="00000000">
            <w:pPr>
              <w:pStyle w:val="normal1"/>
              <w:spacing w:before="144" w:after="144" w:line="259" w:lineRule="auto"/>
            </w:pPr>
            <w:sdt>
              <w:sdtPr>
                <w:tag w:val="goog_rdk_276"/>
                <w:id w:val="-230775654"/>
              </w:sdtPr>
              <w:sdtContent>
                <w:ins w:id="479" w:author="Joel Laxamana" w:date="2025-06-11T02:36:00Z">
                  <w:r w:rsidR="00A53DE9" w:rsidRPr="007328D7">
                    <w:t>ADaM in R Asset Library</w:t>
                  </w:r>
                </w:ins>
              </w:sdtContent>
            </w:sdt>
          </w:p>
        </w:tc>
        <w:tc>
          <w:tcPr>
            <w:tcW w:w="3525" w:type="dxa"/>
            <w:tcBorders>
              <w:top w:val="single" w:sz="4" w:space="0" w:color="000000"/>
              <w:left w:val="single" w:sz="4" w:space="0" w:color="000000"/>
              <w:bottom w:val="single" w:sz="4" w:space="0" w:color="000000"/>
              <w:right w:val="single" w:sz="4" w:space="0" w:color="000000"/>
            </w:tcBorders>
            <w:shd w:val="clear" w:color="auto" w:fill="FFFFFF"/>
          </w:tcPr>
          <w:p w14:paraId="6C1A126F" w14:textId="77777777" w:rsidR="00141DFB" w:rsidRDefault="00000000">
            <w:pPr>
              <w:pStyle w:val="normal1"/>
              <w:spacing w:before="144" w:after="144" w:line="259" w:lineRule="auto"/>
            </w:pPr>
            <w:sdt>
              <w:sdtPr>
                <w:tag w:val="goog_rdk_278"/>
                <w:id w:val="182945958"/>
              </w:sdtPr>
              <w:sdtContent>
                <w:ins w:id="480" w:author="Joel Laxamana" w:date="2025-06-11T02:36:00Z">
                  <w:r w:rsidR="00A53DE9">
                    <w:t>Imports</w:t>
                  </w:r>
                  <w:del w:id="481" w:author="Cho, Hye Soo" w:date="2025-06-20T13:26:00Z">
                    <w:r w:rsidR="00A53DE9" w:rsidDel="00A53DE9">
                      <w:delText xml:space="preserve"> </w:delText>
                    </w:r>
                  </w:del>
                  <w:r w:rsidR="00A53DE9">
                    <w:t xml:space="preserve">: </w:t>
                  </w:r>
                </w:ins>
                <w:r w:rsidR="00A53DE9">
                  <w:fldChar w:fldCharType="begin"/>
                </w:r>
                <w:r w:rsidR="00A53DE9">
                  <w:instrText>HYPERLINK "https://4ae029a84cd04e24a093d572a3706276.app.posit.cloud/help/library/admiraldev" \h</w:instrText>
                </w:r>
                <w:r w:rsidR="00A53DE9">
                  <w:fldChar w:fldCharType="separate"/>
                </w:r>
                <w:proofErr w:type="spellStart"/>
                <w:ins w:id="482" w:author="Joel Laxamana" w:date="2025-06-11T02:36:00Z">
                  <w:r w:rsidR="00A53DE9">
                    <w:t>admiraldev</w:t>
                  </w:r>
                </w:ins>
                <w:proofErr w:type="spellEnd"/>
                <w:r w:rsidR="00A53DE9">
                  <w:fldChar w:fldCharType="end"/>
                </w:r>
                <w:ins w:id="483" w:author="Joel Laxamana" w:date="2025-06-11T02:36:00Z">
                  <w:r w:rsidR="00A53DE9">
                    <w:t xml:space="preserve"> (≥ 0.3.0), </w:t>
                  </w:r>
                </w:ins>
                <w:r w:rsidR="00A53DE9">
                  <w:fldChar w:fldCharType="begin"/>
                </w:r>
                <w:r w:rsidR="00A53DE9">
                  <w:instrText>HYPERLINK "https://4ae029a84cd04e24a093d572a3706276.app.posit.cloud/help/library/dplyr" \h</w:instrText>
                </w:r>
                <w:r w:rsidR="00A53DE9">
                  <w:fldChar w:fldCharType="separate"/>
                </w:r>
                <w:proofErr w:type="spellStart"/>
                <w:ins w:id="484" w:author="Joel Laxamana" w:date="2025-06-11T02:36:00Z">
                  <w:r w:rsidR="00A53DE9">
                    <w:t>dplyr</w:t>
                  </w:r>
                </w:ins>
                <w:proofErr w:type="spellEnd"/>
                <w:r w:rsidR="00A53DE9">
                  <w:fldChar w:fldCharType="end"/>
                </w:r>
                <w:ins w:id="485" w:author="Joel Laxamana" w:date="2025-06-11T02:36:00Z">
                  <w:r w:rsidR="00A53DE9">
                    <w:t xml:space="preserve"> (≥ 0.8.4), </w:t>
                  </w:r>
                </w:ins>
                <w:r w:rsidR="00A53DE9">
                  <w:fldChar w:fldCharType="begin"/>
                </w:r>
                <w:r w:rsidR="00A53DE9">
                  <w:instrText>HYPERLINK "https://4ae029a84cd04e24a093d572a3706276.app.posit.cloud/help/library/hms" \h</w:instrText>
                </w:r>
                <w:r w:rsidR="00A53DE9">
                  <w:fldChar w:fldCharType="separate"/>
                </w:r>
                <w:proofErr w:type="spellStart"/>
                <w:ins w:id="486" w:author="Joel Laxamana" w:date="2025-06-11T02:36:00Z">
                  <w:r w:rsidR="00A53DE9">
                    <w:t>hms</w:t>
                  </w:r>
                </w:ins>
                <w:proofErr w:type="spellEnd"/>
                <w:r w:rsidR="00A53DE9">
                  <w:fldChar w:fldCharType="end"/>
                </w:r>
                <w:ins w:id="487" w:author="Joel Laxamana" w:date="2025-06-11T02:36:00Z">
                  <w:r w:rsidR="00A53DE9">
                    <w:t xml:space="preserve"> (≥ 0.5.3), </w:t>
                  </w:r>
                </w:ins>
                <w:r w:rsidR="00A53DE9">
                  <w:fldChar w:fldCharType="begin"/>
                </w:r>
                <w:r w:rsidR="00A53DE9">
                  <w:instrText>HYPERLINK "https://4ae029a84cd04e24a093d572a3706276.app.posit.cloud/help/library/lifecycle" \h</w:instrText>
                </w:r>
                <w:r w:rsidR="00A53DE9">
                  <w:fldChar w:fldCharType="separate"/>
                </w:r>
                <w:ins w:id="488" w:author="Joel Laxamana" w:date="2025-06-11T02:36:00Z">
                  <w:r w:rsidR="00A53DE9">
                    <w:t>lifecycle</w:t>
                  </w:r>
                </w:ins>
                <w:r w:rsidR="00A53DE9">
                  <w:fldChar w:fldCharType="end"/>
                </w:r>
                <w:ins w:id="489" w:author="Joel Laxamana" w:date="2025-06-11T02:36:00Z">
                  <w:r w:rsidR="00A53DE9">
                    <w:t xml:space="preserve"> (≥ 0.1.0), </w:t>
                  </w:r>
                </w:ins>
                <w:r w:rsidR="00A53DE9">
                  <w:fldChar w:fldCharType="begin"/>
                </w:r>
                <w:r w:rsidR="00A53DE9">
                  <w:instrText>HYPERLINK "https://4ae029a84cd04e24a093d572a3706276.app.posit.cloud/help/library/lubridate" \h</w:instrText>
                </w:r>
                <w:r w:rsidR="00A53DE9">
                  <w:fldChar w:fldCharType="separate"/>
                </w:r>
                <w:proofErr w:type="spellStart"/>
                <w:ins w:id="490" w:author="Joel Laxamana" w:date="2025-06-11T02:36:00Z">
                  <w:r w:rsidR="00A53DE9">
                    <w:t>lubridate</w:t>
                  </w:r>
                </w:ins>
                <w:proofErr w:type="spellEnd"/>
                <w:r w:rsidR="00A53DE9">
                  <w:fldChar w:fldCharType="end"/>
                </w:r>
                <w:ins w:id="491" w:author="Joel Laxamana" w:date="2025-06-11T02:36:00Z">
                  <w:r w:rsidR="00A53DE9">
                    <w:t xml:space="preserve"> (≥ 1.7.4), </w:t>
                  </w:r>
                </w:ins>
                <w:r w:rsidR="00A53DE9">
                  <w:fldChar w:fldCharType="begin"/>
                </w:r>
                <w:r w:rsidR="00A53DE9">
                  <w:instrText>HYPERLINK "https://4ae029a84cd04e24a093d572a3706276.app.posit.cloud/help/library/magrittr" \h</w:instrText>
                </w:r>
                <w:r w:rsidR="00A53DE9">
                  <w:fldChar w:fldCharType="separate"/>
                </w:r>
                <w:proofErr w:type="spellStart"/>
                <w:ins w:id="492" w:author="Joel Laxamana" w:date="2025-06-11T02:36:00Z">
                  <w:r w:rsidR="00A53DE9">
                    <w:t>magrittr</w:t>
                  </w:r>
                </w:ins>
                <w:proofErr w:type="spellEnd"/>
                <w:r w:rsidR="00A53DE9">
                  <w:fldChar w:fldCharType="end"/>
                </w:r>
                <w:ins w:id="493" w:author="Joel Laxamana" w:date="2025-06-11T02:36:00Z">
                  <w:r w:rsidR="00A53DE9">
                    <w:t xml:space="preserve"> (≥ 1.5), </w:t>
                  </w:r>
                </w:ins>
                <w:r w:rsidR="00A53DE9">
                  <w:fldChar w:fldCharType="begin"/>
                </w:r>
                <w:r w:rsidR="00A53DE9">
                  <w:instrText>HYPERLINK "https://4ae029a84cd04e24a093d572a3706276.app.posit.cloud/help/library/purrr" \h</w:instrText>
                </w:r>
                <w:r w:rsidR="00A53DE9">
                  <w:fldChar w:fldCharType="separate"/>
                </w:r>
                <w:proofErr w:type="spellStart"/>
                <w:ins w:id="494" w:author="Joel Laxamana" w:date="2025-06-11T02:36:00Z">
                  <w:r w:rsidR="00A53DE9">
                    <w:t>purrr</w:t>
                  </w:r>
                </w:ins>
                <w:proofErr w:type="spellEnd"/>
                <w:r w:rsidR="00A53DE9">
                  <w:fldChar w:fldCharType="end"/>
                </w:r>
                <w:ins w:id="495" w:author="Joel Laxamana" w:date="2025-06-11T02:36:00Z">
                  <w:r w:rsidR="00A53DE9">
                    <w:t xml:space="preserve"> (≥ 0.3.3), </w:t>
                  </w:r>
                </w:ins>
                <w:r w:rsidR="00A53DE9">
                  <w:fldChar w:fldCharType="begin"/>
                </w:r>
                <w:r w:rsidR="00A53DE9">
                  <w:instrText>HYPERLINK "https://4ae029a84cd04e24a093d572a3706276.app.posit.cloud/help/library/rlang" \h</w:instrText>
                </w:r>
                <w:r w:rsidR="00A53DE9">
                  <w:fldChar w:fldCharType="separate"/>
                </w:r>
                <w:proofErr w:type="spellStart"/>
                <w:ins w:id="496" w:author="Joel Laxamana" w:date="2025-06-11T02:36:00Z">
                  <w:r w:rsidR="00A53DE9">
                    <w:t>rlang</w:t>
                  </w:r>
                </w:ins>
                <w:proofErr w:type="spellEnd"/>
                <w:r w:rsidR="00A53DE9">
                  <w:fldChar w:fldCharType="end"/>
                </w:r>
                <w:ins w:id="497" w:author="Joel Laxamana" w:date="2025-06-11T02:36:00Z">
                  <w:r w:rsidR="00A53DE9">
                    <w:t xml:space="preserve"> (≥ 0.4.4), </w:t>
                  </w:r>
                </w:ins>
                <w:r w:rsidR="00A53DE9">
                  <w:fldChar w:fldCharType="begin"/>
                </w:r>
                <w:r w:rsidR="00A53DE9">
                  <w:instrText>HYPERLINK "https://4ae029a84cd04e24a093d572a3706276.app.posit.cloud/help/library/stringr" \h</w:instrText>
                </w:r>
                <w:r w:rsidR="00A53DE9">
                  <w:fldChar w:fldCharType="separate"/>
                </w:r>
                <w:proofErr w:type="spellStart"/>
                <w:ins w:id="498" w:author="Joel Laxamana" w:date="2025-06-11T02:36:00Z">
                  <w:r w:rsidR="00A53DE9">
                    <w:t>stringr</w:t>
                  </w:r>
                </w:ins>
                <w:proofErr w:type="spellEnd"/>
                <w:r w:rsidR="00A53DE9">
                  <w:fldChar w:fldCharType="end"/>
                </w:r>
                <w:ins w:id="499" w:author="Joel Laxamana" w:date="2025-06-11T02:36:00Z">
                  <w:r w:rsidR="00A53DE9">
                    <w:t xml:space="preserve"> (≥ 1.4.0), </w:t>
                  </w:r>
                </w:ins>
                <w:r w:rsidR="00A53DE9">
                  <w:fldChar w:fldCharType="begin"/>
                </w:r>
                <w:r w:rsidR="00A53DE9">
                  <w:instrText>HYPERLINK "https://4ae029a84cd04e24a093d572a3706276.app.posit.cloud/help/library/tidyr" \h</w:instrText>
                </w:r>
                <w:r w:rsidR="00A53DE9">
                  <w:fldChar w:fldCharType="separate"/>
                </w:r>
                <w:proofErr w:type="spellStart"/>
                <w:ins w:id="500" w:author="Joel Laxamana" w:date="2025-06-11T02:36:00Z">
                  <w:r w:rsidR="00A53DE9">
                    <w:t>tidyr</w:t>
                  </w:r>
                </w:ins>
                <w:proofErr w:type="spellEnd"/>
                <w:r w:rsidR="00A53DE9">
                  <w:fldChar w:fldCharType="end"/>
                </w:r>
                <w:ins w:id="501" w:author="Joel Laxamana" w:date="2025-06-11T02:36:00Z">
                  <w:r w:rsidR="00A53DE9">
                    <w:t xml:space="preserve"> (≥ 1.0.2), </w:t>
                  </w:r>
                </w:ins>
                <w:r w:rsidR="00A53DE9">
                  <w:fldChar w:fldCharType="begin"/>
                </w:r>
                <w:r w:rsidR="00A53DE9">
                  <w:instrText>HYPERLINK "https://4ae029a84cd04e24a093d572a3706276.app.posit.cloud/help/library/tidyselect" \h</w:instrText>
                </w:r>
                <w:r w:rsidR="00A53DE9">
                  <w:fldChar w:fldCharType="separate"/>
                </w:r>
                <w:proofErr w:type="spellStart"/>
                <w:ins w:id="502" w:author="Joel Laxamana" w:date="2025-06-11T02:36:00Z">
                  <w:r w:rsidR="00A53DE9">
                    <w:t>tidyselect</w:t>
                  </w:r>
                </w:ins>
                <w:proofErr w:type="spellEnd"/>
                <w:r w:rsidR="00A53DE9">
                  <w:fldChar w:fldCharType="end"/>
                </w:r>
                <w:ins w:id="503" w:author="Joel Laxamana" w:date="2025-06-11T02:36:00Z">
                  <w:r w:rsidR="00A53DE9">
                    <w:t xml:space="preserve"> (≥ 1.1.0)</w:t>
                  </w:r>
                </w:ins>
              </w:sdtContent>
            </w:sdt>
          </w:p>
        </w:tc>
      </w:tr>
      <w:tr w:rsidR="00141DFB" w14:paraId="6C1A1276" w14:textId="77777777">
        <w:trPr>
          <w:cantSplit/>
          <w:trHeight w:val="224"/>
          <w:ins w:id="504" w:author="Joel Laxamana" w:date="2025-06-11T02:36:00Z"/>
        </w:trPr>
        <w:tc>
          <w:tcPr>
            <w:tcW w:w="1664" w:type="dxa"/>
            <w:tcBorders>
              <w:top w:val="single" w:sz="4" w:space="0" w:color="000000"/>
              <w:left w:val="single" w:sz="4" w:space="0" w:color="000000"/>
              <w:bottom w:val="single" w:sz="4" w:space="0" w:color="000000"/>
              <w:right w:val="single" w:sz="4" w:space="0" w:color="000000"/>
            </w:tcBorders>
            <w:shd w:val="clear" w:color="auto" w:fill="FFFFFF"/>
          </w:tcPr>
          <w:p w14:paraId="6C1A1271" w14:textId="77777777" w:rsidR="00141DFB" w:rsidRDefault="00000000">
            <w:pPr>
              <w:pStyle w:val="normal1"/>
              <w:spacing w:before="144" w:after="144" w:line="259" w:lineRule="auto"/>
            </w:pPr>
            <w:sdt>
              <w:sdtPr>
                <w:tag w:val="goog_rdk_281"/>
                <w:id w:val="-1348394311"/>
              </w:sdtPr>
              <w:sdtContent>
                <w:proofErr w:type="spellStart"/>
                <w:ins w:id="505" w:author="Joel Laxamana" w:date="2025-06-11T02:36:00Z">
                  <w:r w:rsidR="00A53DE9">
                    <w:t>cowplot</w:t>
                  </w:r>
                </w:ins>
                <w:proofErr w:type="spellEnd"/>
              </w:sdtContent>
            </w:sdt>
          </w:p>
        </w:tc>
        <w:tc>
          <w:tcPr>
            <w:tcW w:w="1861" w:type="dxa"/>
            <w:tcBorders>
              <w:top w:val="single" w:sz="4" w:space="0" w:color="000000"/>
              <w:left w:val="single" w:sz="4" w:space="0" w:color="000000"/>
              <w:bottom w:val="single" w:sz="4" w:space="0" w:color="000000"/>
              <w:right w:val="single" w:sz="4" w:space="0" w:color="000000"/>
            </w:tcBorders>
            <w:shd w:val="clear" w:color="auto" w:fill="FFFFFF"/>
          </w:tcPr>
          <w:p w14:paraId="6C1A1272" w14:textId="77777777" w:rsidR="00141DFB" w:rsidRPr="007328D7" w:rsidRDefault="00000000">
            <w:pPr>
              <w:pStyle w:val="normal1"/>
              <w:spacing w:before="144" w:after="144" w:line="259" w:lineRule="auto"/>
            </w:pPr>
            <w:sdt>
              <w:sdtPr>
                <w:tag w:val="goog_rdk_283"/>
                <w:id w:val="1479804995"/>
              </w:sdtPr>
              <w:sdtContent>
                <w:proofErr w:type="spellStart"/>
                <w:ins w:id="506" w:author="Joel Laxamana" w:date="2025-06-11T02:36:00Z">
                  <w:r w:rsidR="00A53DE9" w:rsidRPr="007328D7">
                    <w:t>cowplot</w:t>
                  </w:r>
                  <w:proofErr w:type="spellEnd"/>
                  <w:r w:rsidR="00A53DE9" w:rsidRPr="007328D7">
                    <w:t xml:space="preserve"> 1.1.1</w:t>
                  </w:r>
                </w:ins>
              </w:sdtContent>
            </w:sdt>
          </w:p>
        </w:tc>
        <w:bookmarkStart w:id="507" w:name="_heading=h.2aw3p95qlf6y"/>
        <w:bookmarkEnd w:id="507"/>
        <w:tc>
          <w:tcPr>
            <w:tcW w:w="1919" w:type="dxa"/>
            <w:tcBorders>
              <w:top w:val="single" w:sz="4" w:space="0" w:color="000000"/>
              <w:left w:val="single" w:sz="4" w:space="0" w:color="000000"/>
              <w:bottom w:val="single" w:sz="4" w:space="0" w:color="000000"/>
              <w:right w:val="single" w:sz="4" w:space="0" w:color="000000"/>
            </w:tcBorders>
            <w:shd w:val="clear" w:color="auto" w:fill="FFFFFF"/>
          </w:tcPr>
          <w:p w14:paraId="6C1A1273" w14:textId="77777777" w:rsidR="00141DFB" w:rsidRPr="00612D0C" w:rsidDel="00190BEE" w:rsidRDefault="00000000">
            <w:pPr>
              <w:pStyle w:val="Heading1"/>
              <w:keepNext w:val="0"/>
              <w:keepLines w:val="0"/>
              <w:shd w:val="clear" w:color="auto" w:fill="FFFFFF" w:themeFill="background1"/>
              <w:snapToGrid w:val="0"/>
              <w:spacing w:before="120" w:after="120" w:line="264" w:lineRule="auto"/>
              <w:ind w:left="0" w:firstLine="0"/>
              <w:rPr>
                <w:ins w:id="508" w:author="Joel Laxamana" w:date="2025-06-11T02:36:00Z"/>
                <w:del w:id="509" w:author="Cho, Hye Soo" w:date="2025-06-17T09:57:00Z"/>
                <w:rFonts w:cs="Times New Roman"/>
                <w:b w:val="0"/>
                <w:bCs/>
                <w:sz w:val="22"/>
                <w:szCs w:val="22"/>
                <w:rPrChange w:id="510" w:author="Cho, Hye Soo" w:date="2025-06-23T15:42:00Z">
                  <w:rPr>
                    <w:ins w:id="511" w:author="Joel Laxamana" w:date="2025-06-11T02:36:00Z"/>
                    <w:del w:id="512" w:author="Cho, Hye Soo" w:date="2025-06-17T09:57:00Z"/>
                  </w:rPr>
                </w:rPrChange>
              </w:rPr>
              <w:pPrChange w:id="513" w:author="Cho, Hye Soo" w:date="2025-06-17T09:57:00Z">
                <w:pPr>
                  <w:pStyle w:val="Heading1"/>
                  <w:keepNext w:val="0"/>
                  <w:keepLines w:val="0"/>
                  <w:shd w:val="clear" w:color="auto" w:fill="FFFBF3"/>
                  <w:spacing w:before="0" w:after="400" w:line="264" w:lineRule="auto"/>
                  <w:ind w:left="0" w:firstLine="0"/>
                </w:pPr>
              </w:pPrChange>
            </w:pPr>
            <w:sdt>
              <w:sdtPr>
                <w:tag w:val="goog_rdk_285"/>
                <w:id w:val="1205293578"/>
              </w:sdtPr>
              <w:sdtEndPr>
                <w:rPr>
                  <w:bCs/>
                </w:rPr>
              </w:sdtEndPr>
              <w:sdtContent>
                <w:ins w:id="514" w:author="Joel Laxamana" w:date="2025-06-11T02:36:00Z">
                  <w:r w:rsidR="00A53DE9" w:rsidRPr="00612D0C">
                    <w:rPr>
                      <w:rFonts w:cs="Times New Roman"/>
                      <w:b w:val="0"/>
                      <w:bCs/>
                      <w:sz w:val="22"/>
                      <w:szCs w:val="22"/>
                      <w:rPrChange w:id="515" w:author="Cho, Hye Soo" w:date="2025-06-23T15:42:00Z">
                        <w:rPr>
                          <w:b w:val="0"/>
                        </w:rPr>
                      </w:rPrChange>
                    </w:rPr>
                    <w:t>Streamlined plot theme and plot annotations for ggplot2</w:t>
                  </w:r>
                </w:ins>
              </w:sdtContent>
            </w:sdt>
          </w:p>
          <w:p w14:paraId="6C1A1274" w14:textId="5144F273" w:rsidR="00141DFB" w:rsidRPr="007328D7" w:rsidRDefault="00141DFB">
            <w:pPr>
              <w:pStyle w:val="Heading1"/>
              <w:keepNext w:val="0"/>
              <w:keepLines w:val="0"/>
              <w:shd w:val="clear" w:color="auto" w:fill="FFFFFF" w:themeFill="background1"/>
              <w:snapToGrid w:val="0"/>
              <w:spacing w:before="120" w:after="120" w:line="264" w:lineRule="auto"/>
              <w:ind w:left="0" w:firstLine="0"/>
              <w:pPrChange w:id="516" w:author="Cho, Hye Soo" w:date="2025-06-17T09:57:00Z">
                <w:pPr>
                  <w:pStyle w:val="normal1"/>
                  <w:spacing w:before="144" w:after="144" w:line="259" w:lineRule="auto"/>
                </w:pPr>
              </w:pPrChange>
            </w:pPr>
          </w:p>
        </w:tc>
        <w:tc>
          <w:tcPr>
            <w:tcW w:w="3525" w:type="dxa"/>
            <w:tcBorders>
              <w:top w:val="single" w:sz="4" w:space="0" w:color="000000"/>
              <w:left w:val="single" w:sz="4" w:space="0" w:color="000000"/>
              <w:bottom w:val="single" w:sz="4" w:space="0" w:color="000000"/>
              <w:right w:val="single" w:sz="4" w:space="0" w:color="000000"/>
            </w:tcBorders>
            <w:shd w:val="clear" w:color="auto" w:fill="FFFFFF"/>
          </w:tcPr>
          <w:p w14:paraId="6C1A1275" w14:textId="77777777" w:rsidR="00141DFB" w:rsidRDefault="00000000">
            <w:pPr>
              <w:pStyle w:val="normal1"/>
              <w:spacing w:before="144" w:after="144" w:line="259" w:lineRule="auto"/>
            </w:pPr>
            <w:sdt>
              <w:sdtPr>
                <w:tag w:val="goog_rdk_289"/>
                <w:id w:val="1391840171"/>
              </w:sdtPr>
              <w:sdtContent>
                <w:ins w:id="517" w:author="Joel Laxamana" w:date="2025-06-11T02:36:00Z">
                  <w:r w:rsidR="00A53DE9">
                    <w:t>Imports</w:t>
                  </w:r>
                  <w:del w:id="518" w:author="Cho, Hye Soo" w:date="2025-06-20T13:26:00Z">
                    <w:r w:rsidR="00A53DE9" w:rsidDel="00A53DE9">
                      <w:delText xml:space="preserve"> </w:delText>
                    </w:r>
                  </w:del>
                  <w:r w:rsidR="00A53DE9">
                    <w:t xml:space="preserve">: ggplot2 (&gt;= 3.4.0), grid, </w:t>
                  </w:r>
                  <w:proofErr w:type="spellStart"/>
                  <w:r w:rsidR="00A53DE9">
                    <w:t>gtable</w:t>
                  </w:r>
                  <w:proofErr w:type="spellEnd"/>
                  <w:r w:rsidR="00A53DE9">
                    <w:t xml:space="preserve">, </w:t>
                  </w:r>
                  <w:proofErr w:type="spellStart"/>
                  <w:r w:rsidR="00A53DE9">
                    <w:t>grDevices</w:t>
                  </w:r>
                  <w:proofErr w:type="spellEnd"/>
                  <w:r w:rsidR="00A53DE9">
                    <w:t xml:space="preserve">, methods, </w:t>
                  </w:r>
                  <w:proofErr w:type="spellStart"/>
                  <w:r w:rsidR="00A53DE9">
                    <w:t>rlang</w:t>
                  </w:r>
                  <w:proofErr w:type="spellEnd"/>
                  <w:r w:rsidR="00A53DE9">
                    <w:t>, scales</w:t>
                  </w:r>
                </w:ins>
              </w:sdtContent>
            </w:sdt>
          </w:p>
        </w:tc>
      </w:tr>
    </w:tbl>
    <w:p w14:paraId="6C1A1277" w14:textId="77777777" w:rsidR="00141DFB" w:rsidRDefault="00141DFB">
      <w:pPr>
        <w:pStyle w:val="normal1"/>
        <w:sectPr w:rsidR="00141DFB">
          <w:headerReference w:type="default" r:id="rId15"/>
          <w:footerReference w:type="default" r:id="rId16"/>
          <w:headerReference w:type="first" r:id="rId17"/>
          <w:footerReference w:type="first" r:id="rId18"/>
          <w:pgSz w:w="12240" w:h="15840"/>
          <w:pgMar w:top="1440" w:right="1440" w:bottom="1440" w:left="1440" w:header="1008" w:footer="1008" w:gutter="0"/>
          <w:pgNumType w:start="1"/>
          <w:cols w:space="720"/>
          <w:formProt w:val="0"/>
          <w:titlePg/>
          <w:docGrid w:linePitch="100" w:charSpace="4096"/>
        </w:sectPr>
      </w:pPr>
    </w:p>
    <w:p w14:paraId="6C1A1278" w14:textId="77777777" w:rsidR="00141DFB" w:rsidRDefault="00A53DE9">
      <w:pPr>
        <w:pStyle w:val="Heading1"/>
        <w:ind w:left="360" w:firstLine="90"/>
        <w:rPr>
          <w:color w:val="FF0000"/>
        </w:rPr>
      </w:pPr>
      <w:bookmarkStart w:id="519" w:name="_heading=h.erb0687mcimr"/>
      <w:bookmarkEnd w:id="519"/>
      <w:r>
        <w:rPr>
          <w:color w:val="FF0000"/>
        </w:rPr>
        <w:lastRenderedPageBreak/>
        <w:t>Appendix I: Lab Reference Ranges for Specific Populations Supporting Analysis</w:t>
      </w:r>
    </w:p>
    <w:p w14:paraId="6C1A1279" w14:textId="77777777" w:rsidR="00141DFB" w:rsidRDefault="00A53DE9">
      <w:pPr>
        <w:pStyle w:val="normal1"/>
        <w:rPr>
          <w:color w:val="FF0000"/>
        </w:rPr>
      </w:pPr>
      <w:r>
        <w:t xml:space="preserve">     </w:t>
      </w:r>
    </w:p>
    <w:tbl>
      <w:tblPr>
        <w:tblW w:w="12307" w:type="dxa"/>
        <w:tblInd w:w="288" w:type="dxa"/>
        <w:tblLayout w:type="fixed"/>
        <w:tblLook w:val="0400" w:firstRow="0" w:lastRow="0" w:firstColumn="0" w:lastColumn="0" w:noHBand="0" w:noVBand="1"/>
      </w:tblPr>
      <w:tblGrid>
        <w:gridCol w:w="1867"/>
        <w:gridCol w:w="1440"/>
        <w:gridCol w:w="2340"/>
        <w:gridCol w:w="1170"/>
        <w:gridCol w:w="3420"/>
        <w:gridCol w:w="2070"/>
      </w:tblGrid>
      <w:tr w:rsidR="00141DFB" w14:paraId="6C1A1282" w14:textId="77777777">
        <w:trPr>
          <w:cantSplit/>
          <w:tblHeader/>
        </w:trPr>
        <w:tc>
          <w:tcPr>
            <w:tcW w:w="1866"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27A" w14:textId="77777777" w:rsidR="00141DFB" w:rsidRDefault="00A53DE9">
            <w:pPr>
              <w:pStyle w:val="normal1"/>
              <w:spacing w:line="240" w:lineRule="auto"/>
              <w:rPr>
                <w:b/>
                <w:color w:val="FF0000"/>
              </w:rPr>
            </w:pPr>
            <w:r>
              <w:rPr>
                <w:b/>
                <w:color w:val="FF0000"/>
              </w:rPr>
              <w:t>Parameter Name</w:t>
            </w:r>
          </w:p>
        </w:tc>
        <w:tc>
          <w:tcPr>
            <w:tcW w:w="1440"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27B" w14:textId="77777777" w:rsidR="00141DFB" w:rsidRDefault="00A53DE9">
            <w:pPr>
              <w:pStyle w:val="normal1"/>
              <w:spacing w:line="240" w:lineRule="auto"/>
              <w:rPr>
                <w:b/>
                <w:color w:val="FF0000"/>
              </w:rPr>
            </w:pPr>
            <w:r>
              <w:rPr>
                <w:b/>
                <w:color w:val="FF0000"/>
              </w:rPr>
              <w:t>Parameter Code</w:t>
            </w:r>
          </w:p>
        </w:tc>
        <w:tc>
          <w:tcPr>
            <w:tcW w:w="2340"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C1A127C" w14:textId="77777777" w:rsidR="00141DFB" w:rsidRDefault="00A53DE9">
            <w:pPr>
              <w:pStyle w:val="normal1"/>
              <w:spacing w:before="0" w:line="240" w:lineRule="auto"/>
              <w:rPr>
                <w:b/>
                <w:color w:val="FF0000"/>
              </w:rPr>
            </w:pPr>
            <w:r>
              <w:rPr>
                <w:b/>
                <w:color w:val="FF0000"/>
              </w:rPr>
              <w:t>Unit System</w:t>
            </w:r>
          </w:p>
          <w:p w14:paraId="6C1A127D" w14:textId="77777777" w:rsidR="00141DFB" w:rsidRDefault="00A53DE9">
            <w:pPr>
              <w:pStyle w:val="normal1"/>
              <w:spacing w:before="0" w:line="240" w:lineRule="auto"/>
              <w:rPr>
                <w:b/>
                <w:color w:val="FF0000"/>
              </w:rPr>
            </w:pPr>
            <w:r>
              <w:rPr>
                <w:b/>
                <w:color w:val="FF0000"/>
              </w:rPr>
              <w:t>(SI or Conventional)</w:t>
            </w: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6C1A127E" w14:textId="77777777" w:rsidR="00141DFB" w:rsidRDefault="00A53DE9">
            <w:pPr>
              <w:pStyle w:val="normal1"/>
              <w:spacing w:line="240" w:lineRule="auto"/>
              <w:rPr>
                <w:b/>
                <w:color w:val="FF0000"/>
              </w:rPr>
            </w:pPr>
            <w:r>
              <w:rPr>
                <w:b/>
                <w:color w:val="FF0000"/>
              </w:rPr>
              <w:t>Domain</w:t>
            </w:r>
          </w:p>
        </w:tc>
        <w:tc>
          <w:tcPr>
            <w:tcW w:w="3420" w:type="dxa"/>
            <w:tcBorders>
              <w:top w:val="single" w:sz="4" w:space="0" w:color="000000"/>
              <w:left w:val="single" w:sz="4" w:space="0" w:color="000000"/>
              <w:bottom w:val="single" w:sz="4" w:space="0" w:color="000000"/>
              <w:right w:val="single" w:sz="4" w:space="0" w:color="000000"/>
            </w:tcBorders>
            <w:shd w:val="clear" w:color="auto" w:fill="D9D9D9"/>
          </w:tcPr>
          <w:p w14:paraId="6C1A127F" w14:textId="77777777" w:rsidR="00141DFB" w:rsidRDefault="00A53DE9">
            <w:pPr>
              <w:pStyle w:val="normal1"/>
              <w:spacing w:line="240" w:lineRule="auto"/>
              <w:rPr>
                <w:b/>
                <w:color w:val="FF0000"/>
              </w:rPr>
            </w:pPr>
            <w:r>
              <w:rPr>
                <w:b/>
                <w:color w:val="FF0000"/>
              </w:rPr>
              <w:t>Population</w:t>
            </w:r>
          </w:p>
        </w:tc>
        <w:tc>
          <w:tcPr>
            <w:tcW w:w="2070" w:type="dxa"/>
            <w:tcBorders>
              <w:top w:val="single" w:sz="4" w:space="0" w:color="000000"/>
              <w:left w:val="single" w:sz="4" w:space="0" w:color="000000"/>
              <w:bottom w:val="single" w:sz="4" w:space="0" w:color="000000"/>
              <w:right w:val="single" w:sz="4" w:space="0" w:color="000000"/>
            </w:tcBorders>
            <w:shd w:val="clear" w:color="auto" w:fill="D9D9D9"/>
          </w:tcPr>
          <w:p w14:paraId="6C1A1280" w14:textId="77777777" w:rsidR="00141DFB" w:rsidRDefault="00A53DE9">
            <w:pPr>
              <w:pStyle w:val="normal1"/>
              <w:spacing w:line="240" w:lineRule="auto"/>
              <w:rPr>
                <w:b/>
                <w:color w:val="FF0000"/>
              </w:rPr>
            </w:pPr>
            <w:r>
              <w:rPr>
                <w:b/>
                <w:color w:val="FF0000"/>
              </w:rPr>
              <w:t>Reference Range</w:t>
            </w:r>
          </w:p>
          <w:p w14:paraId="6C1A1281" w14:textId="77777777" w:rsidR="00141DFB" w:rsidRDefault="00A53DE9">
            <w:pPr>
              <w:pStyle w:val="normal1"/>
              <w:spacing w:before="0" w:line="240" w:lineRule="auto"/>
              <w:rPr>
                <w:b/>
                <w:color w:val="FF0000"/>
              </w:rPr>
            </w:pPr>
            <w:r>
              <w:rPr>
                <w:b/>
                <w:color w:val="FF0000"/>
              </w:rPr>
              <w:t>(Low – High)</w:t>
            </w:r>
          </w:p>
        </w:tc>
      </w:tr>
      <w:tr w:rsidR="00141DFB" w14:paraId="6C1A1289" w14:textId="77777777">
        <w:trPr>
          <w:cantSplit/>
        </w:trPr>
        <w:tc>
          <w:tcPr>
            <w:tcW w:w="1866" w:type="dxa"/>
            <w:tcBorders>
              <w:top w:val="single" w:sz="4" w:space="0" w:color="000000"/>
              <w:left w:val="single" w:sz="4" w:space="0" w:color="000000"/>
              <w:bottom w:val="single" w:sz="4" w:space="0" w:color="000000"/>
              <w:right w:val="single" w:sz="4" w:space="0" w:color="000000"/>
            </w:tcBorders>
          </w:tcPr>
          <w:p w14:paraId="6C1A1283" w14:textId="77777777" w:rsidR="00141DFB" w:rsidRDefault="00141DFB">
            <w:pPr>
              <w:pStyle w:val="normal1"/>
              <w:spacing w:line="240" w:lineRule="auto"/>
              <w:rPr>
                <w:color w:val="FF0000"/>
              </w:rPr>
            </w:pPr>
          </w:p>
        </w:tc>
        <w:tc>
          <w:tcPr>
            <w:tcW w:w="1440" w:type="dxa"/>
            <w:tcBorders>
              <w:top w:val="single" w:sz="4" w:space="0" w:color="000000"/>
              <w:left w:val="single" w:sz="4" w:space="0" w:color="000000"/>
              <w:bottom w:val="single" w:sz="4" w:space="0" w:color="000000"/>
              <w:right w:val="single" w:sz="4" w:space="0" w:color="000000"/>
            </w:tcBorders>
          </w:tcPr>
          <w:p w14:paraId="6C1A1284" w14:textId="77777777" w:rsidR="00141DFB" w:rsidRDefault="00141DFB">
            <w:pPr>
              <w:pStyle w:val="normal1"/>
              <w:spacing w:line="240" w:lineRule="auto"/>
              <w:rPr>
                <w:color w:val="FF0000"/>
              </w:rPr>
            </w:pPr>
          </w:p>
        </w:tc>
        <w:tc>
          <w:tcPr>
            <w:tcW w:w="2340" w:type="dxa"/>
            <w:tcBorders>
              <w:top w:val="single" w:sz="4" w:space="0" w:color="000000"/>
              <w:left w:val="single" w:sz="4" w:space="0" w:color="000000"/>
              <w:bottom w:val="single" w:sz="4" w:space="0" w:color="000000"/>
              <w:right w:val="single" w:sz="4" w:space="0" w:color="000000"/>
            </w:tcBorders>
          </w:tcPr>
          <w:p w14:paraId="6C1A1285" w14:textId="77777777" w:rsidR="00141DFB" w:rsidRDefault="00141DFB">
            <w:pPr>
              <w:pStyle w:val="normal1"/>
              <w:spacing w:line="240" w:lineRule="auto"/>
              <w:rPr>
                <w:color w:val="FF0000"/>
              </w:rPr>
            </w:pPr>
          </w:p>
        </w:tc>
        <w:tc>
          <w:tcPr>
            <w:tcW w:w="1170" w:type="dxa"/>
            <w:tcBorders>
              <w:top w:val="single" w:sz="4" w:space="0" w:color="000000"/>
              <w:left w:val="single" w:sz="4" w:space="0" w:color="000000"/>
              <w:bottom w:val="single" w:sz="4" w:space="0" w:color="000000"/>
              <w:right w:val="single" w:sz="4" w:space="0" w:color="000000"/>
            </w:tcBorders>
          </w:tcPr>
          <w:p w14:paraId="6C1A1286" w14:textId="77777777" w:rsidR="00141DFB" w:rsidRDefault="00141DFB">
            <w:pPr>
              <w:pStyle w:val="normal1"/>
              <w:spacing w:line="240" w:lineRule="auto"/>
              <w:rPr>
                <w:color w:val="FF0000"/>
              </w:rPr>
            </w:pPr>
          </w:p>
        </w:tc>
        <w:tc>
          <w:tcPr>
            <w:tcW w:w="3420" w:type="dxa"/>
            <w:tcBorders>
              <w:top w:val="single" w:sz="4" w:space="0" w:color="000000"/>
              <w:left w:val="single" w:sz="4" w:space="0" w:color="000000"/>
              <w:bottom w:val="single" w:sz="4" w:space="0" w:color="000000"/>
              <w:right w:val="single" w:sz="4" w:space="0" w:color="000000"/>
            </w:tcBorders>
          </w:tcPr>
          <w:p w14:paraId="6C1A1287" w14:textId="77777777" w:rsidR="00141DFB" w:rsidRDefault="00141DFB">
            <w:pPr>
              <w:pStyle w:val="normal1"/>
              <w:spacing w:line="240" w:lineRule="auto"/>
              <w:rPr>
                <w:color w:val="FF0000"/>
              </w:rPr>
            </w:pPr>
          </w:p>
        </w:tc>
        <w:tc>
          <w:tcPr>
            <w:tcW w:w="2070" w:type="dxa"/>
            <w:tcBorders>
              <w:top w:val="single" w:sz="4" w:space="0" w:color="000000"/>
              <w:left w:val="single" w:sz="4" w:space="0" w:color="000000"/>
              <w:bottom w:val="single" w:sz="4" w:space="0" w:color="000000"/>
              <w:right w:val="single" w:sz="4" w:space="0" w:color="000000"/>
            </w:tcBorders>
          </w:tcPr>
          <w:p w14:paraId="6C1A1288" w14:textId="77777777" w:rsidR="00141DFB" w:rsidRDefault="00141DFB">
            <w:pPr>
              <w:pStyle w:val="normal1"/>
              <w:spacing w:line="240" w:lineRule="auto"/>
              <w:rPr>
                <w:color w:val="FF0000"/>
              </w:rPr>
            </w:pPr>
          </w:p>
        </w:tc>
      </w:tr>
      <w:tr w:rsidR="00141DFB" w14:paraId="6C1A1290" w14:textId="77777777">
        <w:trPr>
          <w:cantSplit/>
        </w:trPr>
        <w:tc>
          <w:tcPr>
            <w:tcW w:w="1866" w:type="dxa"/>
            <w:tcBorders>
              <w:top w:val="single" w:sz="4" w:space="0" w:color="000000"/>
              <w:left w:val="single" w:sz="4" w:space="0" w:color="000000"/>
              <w:bottom w:val="single" w:sz="4" w:space="0" w:color="000000"/>
              <w:right w:val="single" w:sz="4" w:space="0" w:color="000000"/>
            </w:tcBorders>
          </w:tcPr>
          <w:p w14:paraId="6C1A128A" w14:textId="77777777" w:rsidR="00141DFB" w:rsidRDefault="00141DFB">
            <w:pPr>
              <w:pStyle w:val="normal1"/>
              <w:spacing w:line="240" w:lineRule="auto"/>
              <w:rPr>
                <w:color w:val="FF0000"/>
              </w:rPr>
            </w:pPr>
          </w:p>
        </w:tc>
        <w:tc>
          <w:tcPr>
            <w:tcW w:w="1440" w:type="dxa"/>
            <w:tcBorders>
              <w:top w:val="single" w:sz="4" w:space="0" w:color="000000"/>
              <w:left w:val="single" w:sz="4" w:space="0" w:color="000000"/>
              <w:bottom w:val="single" w:sz="4" w:space="0" w:color="000000"/>
              <w:right w:val="single" w:sz="4" w:space="0" w:color="000000"/>
            </w:tcBorders>
          </w:tcPr>
          <w:p w14:paraId="6C1A128B" w14:textId="77777777" w:rsidR="00141DFB" w:rsidRDefault="00141DFB">
            <w:pPr>
              <w:pStyle w:val="normal1"/>
              <w:spacing w:line="240" w:lineRule="auto"/>
              <w:rPr>
                <w:color w:val="FF0000"/>
              </w:rPr>
            </w:pPr>
          </w:p>
        </w:tc>
        <w:tc>
          <w:tcPr>
            <w:tcW w:w="2340" w:type="dxa"/>
            <w:tcBorders>
              <w:top w:val="single" w:sz="4" w:space="0" w:color="000000"/>
              <w:left w:val="single" w:sz="4" w:space="0" w:color="000000"/>
              <w:bottom w:val="single" w:sz="4" w:space="0" w:color="000000"/>
              <w:right w:val="single" w:sz="4" w:space="0" w:color="000000"/>
            </w:tcBorders>
          </w:tcPr>
          <w:p w14:paraId="6C1A128C" w14:textId="77777777" w:rsidR="00141DFB" w:rsidRDefault="00141DFB">
            <w:pPr>
              <w:pStyle w:val="normal1"/>
              <w:spacing w:line="240" w:lineRule="auto"/>
              <w:rPr>
                <w:color w:val="FF0000"/>
              </w:rPr>
            </w:pPr>
          </w:p>
        </w:tc>
        <w:tc>
          <w:tcPr>
            <w:tcW w:w="1170" w:type="dxa"/>
            <w:tcBorders>
              <w:top w:val="single" w:sz="4" w:space="0" w:color="000000"/>
              <w:left w:val="single" w:sz="4" w:space="0" w:color="000000"/>
              <w:bottom w:val="single" w:sz="4" w:space="0" w:color="000000"/>
              <w:right w:val="single" w:sz="4" w:space="0" w:color="000000"/>
            </w:tcBorders>
          </w:tcPr>
          <w:p w14:paraId="6C1A128D" w14:textId="77777777" w:rsidR="00141DFB" w:rsidRDefault="00141DFB">
            <w:pPr>
              <w:pStyle w:val="normal1"/>
              <w:spacing w:line="240" w:lineRule="auto"/>
              <w:rPr>
                <w:color w:val="FF0000"/>
              </w:rPr>
            </w:pPr>
          </w:p>
        </w:tc>
        <w:tc>
          <w:tcPr>
            <w:tcW w:w="3420" w:type="dxa"/>
            <w:tcBorders>
              <w:top w:val="single" w:sz="4" w:space="0" w:color="000000"/>
              <w:left w:val="single" w:sz="4" w:space="0" w:color="000000"/>
              <w:bottom w:val="single" w:sz="4" w:space="0" w:color="000000"/>
              <w:right w:val="single" w:sz="4" w:space="0" w:color="000000"/>
            </w:tcBorders>
          </w:tcPr>
          <w:p w14:paraId="6C1A128E" w14:textId="77777777" w:rsidR="00141DFB" w:rsidRDefault="00141DFB">
            <w:pPr>
              <w:pStyle w:val="normal1"/>
              <w:spacing w:line="240" w:lineRule="auto"/>
              <w:rPr>
                <w:color w:val="FF0000"/>
              </w:rPr>
            </w:pPr>
          </w:p>
        </w:tc>
        <w:tc>
          <w:tcPr>
            <w:tcW w:w="2070" w:type="dxa"/>
            <w:tcBorders>
              <w:top w:val="single" w:sz="4" w:space="0" w:color="000000"/>
              <w:left w:val="single" w:sz="4" w:space="0" w:color="000000"/>
              <w:bottom w:val="single" w:sz="4" w:space="0" w:color="000000"/>
              <w:right w:val="single" w:sz="4" w:space="0" w:color="000000"/>
            </w:tcBorders>
          </w:tcPr>
          <w:p w14:paraId="6C1A128F" w14:textId="77777777" w:rsidR="00141DFB" w:rsidRDefault="00141DFB">
            <w:pPr>
              <w:pStyle w:val="normal1"/>
              <w:spacing w:line="240" w:lineRule="auto"/>
              <w:rPr>
                <w:color w:val="FF0000"/>
              </w:rPr>
            </w:pPr>
          </w:p>
        </w:tc>
      </w:tr>
      <w:tr w:rsidR="00141DFB" w14:paraId="6C1A1297" w14:textId="77777777">
        <w:trPr>
          <w:cantSplit/>
        </w:trPr>
        <w:tc>
          <w:tcPr>
            <w:tcW w:w="1866" w:type="dxa"/>
            <w:tcBorders>
              <w:top w:val="single" w:sz="4" w:space="0" w:color="000000"/>
              <w:left w:val="single" w:sz="4" w:space="0" w:color="000000"/>
              <w:bottom w:val="single" w:sz="4" w:space="0" w:color="000000"/>
              <w:right w:val="single" w:sz="4" w:space="0" w:color="000000"/>
            </w:tcBorders>
          </w:tcPr>
          <w:p w14:paraId="6C1A1291" w14:textId="77777777" w:rsidR="00141DFB" w:rsidRDefault="00141DFB">
            <w:pPr>
              <w:pStyle w:val="normal1"/>
              <w:spacing w:line="240" w:lineRule="auto"/>
              <w:rPr>
                <w:color w:val="FF0000"/>
              </w:rPr>
            </w:pPr>
          </w:p>
        </w:tc>
        <w:tc>
          <w:tcPr>
            <w:tcW w:w="1440" w:type="dxa"/>
            <w:tcBorders>
              <w:top w:val="single" w:sz="4" w:space="0" w:color="000000"/>
              <w:left w:val="single" w:sz="4" w:space="0" w:color="000000"/>
              <w:bottom w:val="single" w:sz="4" w:space="0" w:color="000000"/>
              <w:right w:val="single" w:sz="4" w:space="0" w:color="000000"/>
            </w:tcBorders>
          </w:tcPr>
          <w:p w14:paraId="6C1A1292" w14:textId="77777777" w:rsidR="00141DFB" w:rsidRDefault="00141DFB">
            <w:pPr>
              <w:pStyle w:val="normal1"/>
              <w:spacing w:line="240" w:lineRule="auto"/>
              <w:rPr>
                <w:color w:val="FF0000"/>
              </w:rPr>
            </w:pPr>
          </w:p>
        </w:tc>
        <w:tc>
          <w:tcPr>
            <w:tcW w:w="2340" w:type="dxa"/>
            <w:tcBorders>
              <w:top w:val="single" w:sz="4" w:space="0" w:color="000000"/>
              <w:left w:val="single" w:sz="4" w:space="0" w:color="000000"/>
              <w:bottom w:val="single" w:sz="4" w:space="0" w:color="000000"/>
              <w:right w:val="single" w:sz="4" w:space="0" w:color="000000"/>
            </w:tcBorders>
          </w:tcPr>
          <w:p w14:paraId="6C1A1293" w14:textId="77777777" w:rsidR="00141DFB" w:rsidRDefault="00141DFB">
            <w:pPr>
              <w:pStyle w:val="normal1"/>
              <w:spacing w:line="240" w:lineRule="auto"/>
              <w:rPr>
                <w:color w:val="FF0000"/>
              </w:rPr>
            </w:pPr>
          </w:p>
        </w:tc>
        <w:tc>
          <w:tcPr>
            <w:tcW w:w="1170" w:type="dxa"/>
            <w:tcBorders>
              <w:top w:val="single" w:sz="4" w:space="0" w:color="000000"/>
              <w:left w:val="single" w:sz="4" w:space="0" w:color="000000"/>
              <w:bottom w:val="single" w:sz="4" w:space="0" w:color="000000"/>
              <w:right w:val="single" w:sz="4" w:space="0" w:color="000000"/>
            </w:tcBorders>
          </w:tcPr>
          <w:p w14:paraId="6C1A1294" w14:textId="77777777" w:rsidR="00141DFB" w:rsidRDefault="00141DFB">
            <w:pPr>
              <w:pStyle w:val="normal1"/>
              <w:spacing w:line="240" w:lineRule="auto"/>
              <w:rPr>
                <w:color w:val="FF0000"/>
              </w:rPr>
            </w:pPr>
          </w:p>
        </w:tc>
        <w:tc>
          <w:tcPr>
            <w:tcW w:w="3420" w:type="dxa"/>
            <w:tcBorders>
              <w:top w:val="single" w:sz="4" w:space="0" w:color="000000"/>
              <w:left w:val="single" w:sz="4" w:space="0" w:color="000000"/>
              <w:bottom w:val="single" w:sz="4" w:space="0" w:color="000000"/>
              <w:right w:val="single" w:sz="4" w:space="0" w:color="000000"/>
            </w:tcBorders>
          </w:tcPr>
          <w:p w14:paraId="6C1A1295" w14:textId="77777777" w:rsidR="00141DFB" w:rsidRDefault="00141DFB">
            <w:pPr>
              <w:pStyle w:val="normal1"/>
              <w:spacing w:line="240" w:lineRule="auto"/>
              <w:rPr>
                <w:color w:val="FF0000"/>
              </w:rPr>
            </w:pPr>
          </w:p>
        </w:tc>
        <w:tc>
          <w:tcPr>
            <w:tcW w:w="2070" w:type="dxa"/>
            <w:tcBorders>
              <w:top w:val="single" w:sz="4" w:space="0" w:color="000000"/>
              <w:left w:val="single" w:sz="4" w:space="0" w:color="000000"/>
              <w:bottom w:val="single" w:sz="4" w:space="0" w:color="000000"/>
              <w:right w:val="single" w:sz="4" w:space="0" w:color="000000"/>
            </w:tcBorders>
          </w:tcPr>
          <w:p w14:paraId="6C1A1296" w14:textId="77777777" w:rsidR="00141DFB" w:rsidRDefault="00141DFB">
            <w:pPr>
              <w:pStyle w:val="normal1"/>
              <w:spacing w:line="240" w:lineRule="auto"/>
              <w:rPr>
                <w:color w:val="FF0000"/>
              </w:rPr>
            </w:pPr>
          </w:p>
        </w:tc>
      </w:tr>
      <w:tr w:rsidR="00141DFB" w14:paraId="6C1A129E" w14:textId="77777777">
        <w:trPr>
          <w:cantSplit/>
        </w:trPr>
        <w:tc>
          <w:tcPr>
            <w:tcW w:w="1866" w:type="dxa"/>
            <w:tcBorders>
              <w:top w:val="single" w:sz="4" w:space="0" w:color="000000"/>
              <w:left w:val="single" w:sz="4" w:space="0" w:color="000000"/>
              <w:bottom w:val="single" w:sz="4" w:space="0" w:color="000000"/>
              <w:right w:val="single" w:sz="4" w:space="0" w:color="000000"/>
            </w:tcBorders>
          </w:tcPr>
          <w:p w14:paraId="6C1A1298" w14:textId="77777777" w:rsidR="00141DFB" w:rsidRDefault="00141DFB">
            <w:pPr>
              <w:pStyle w:val="normal1"/>
              <w:spacing w:line="240" w:lineRule="auto"/>
              <w:rPr>
                <w:color w:val="FF0000"/>
              </w:rPr>
            </w:pPr>
          </w:p>
        </w:tc>
        <w:tc>
          <w:tcPr>
            <w:tcW w:w="1440" w:type="dxa"/>
            <w:tcBorders>
              <w:top w:val="single" w:sz="4" w:space="0" w:color="000000"/>
              <w:left w:val="single" w:sz="4" w:space="0" w:color="000000"/>
              <w:bottom w:val="single" w:sz="4" w:space="0" w:color="000000"/>
              <w:right w:val="single" w:sz="4" w:space="0" w:color="000000"/>
            </w:tcBorders>
          </w:tcPr>
          <w:p w14:paraId="6C1A1299" w14:textId="77777777" w:rsidR="00141DFB" w:rsidRDefault="00141DFB">
            <w:pPr>
              <w:pStyle w:val="normal1"/>
              <w:spacing w:line="240" w:lineRule="auto"/>
              <w:rPr>
                <w:color w:val="FF0000"/>
              </w:rPr>
            </w:pPr>
          </w:p>
        </w:tc>
        <w:tc>
          <w:tcPr>
            <w:tcW w:w="2340" w:type="dxa"/>
            <w:tcBorders>
              <w:top w:val="single" w:sz="4" w:space="0" w:color="000000"/>
              <w:left w:val="single" w:sz="4" w:space="0" w:color="000000"/>
              <w:bottom w:val="single" w:sz="4" w:space="0" w:color="000000"/>
              <w:right w:val="single" w:sz="4" w:space="0" w:color="000000"/>
            </w:tcBorders>
          </w:tcPr>
          <w:p w14:paraId="6C1A129A" w14:textId="77777777" w:rsidR="00141DFB" w:rsidRDefault="00141DFB">
            <w:pPr>
              <w:pStyle w:val="normal1"/>
              <w:spacing w:line="240" w:lineRule="auto"/>
              <w:rPr>
                <w:color w:val="FF0000"/>
              </w:rPr>
            </w:pPr>
          </w:p>
        </w:tc>
        <w:tc>
          <w:tcPr>
            <w:tcW w:w="1170" w:type="dxa"/>
            <w:tcBorders>
              <w:top w:val="single" w:sz="4" w:space="0" w:color="000000"/>
              <w:left w:val="single" w:sz="4" w:space="0" w:color="000000"/>
              <w:bottom w:val="single" w:sz="4" w:space="0" w:color="000000"/>
              <w:right w:val="single" w:sz="4" w:space="0" w:color="000000"/>
            </w:tcBorders>
          </w:tcPr>
          <w:p w14:paraId="6C1A129B" w14:textId="77777777" w:rsidR="00141DFB" w:rsidRDefault="00141DFB">
            <w:pPr>
              <w:pStyle w:val="normal1"/>
              <w:spacing w:line="240" w:lineRule="auto"/>
              <w:rPr>
                <w:color w:val="FF0000"/>
              </w:rPr>
            </w:pPr>
          </w:p>
        </w:tc>
        <w:tc>
          <w:tcPr>
            <w:tcW w:w="3420" w:type="dxa"/>
            <w:tcBorders>
              <w:top w:val="single" w:sz="4" w:space="0" w:color="000000"/>
              <w:left w:val="single" w:sz="4" w:space="0" w:color="000000"/>
              <w:bottom w:val="single" w:sz="4" w:space="0" w:color="000000"/>
              <w:right w:val="single" w:sz="4" w:space="0" w:color="000000"/>
            </w:tcBorders>
          </w:tcPr>
          <w:p w14:paraId="6C1A129C" w14:textId="77777777" w:rsidR="00141DFB" w:rsidRDefault="00141DFB">
            <w:pPr>
              <w:pStyle w:val="normal1"/>
              <w:spacing w:line="240" w:lineRule="auto"/>
              <w:rPr>
                <w:color w:val="FF0000"/>
              </w:rPr>
            </w:pPr>
          </w:p>
        </w:tc>
        <w:tc>
          <w:tcPr>
            <w:tcW w:w="2070" w:type="dxa"/>
            <w:tcBorders>
              <w:top w:val="single" w:sz="4" w:space="0" w:color="000000"/>
              <w:left w:val="single" w:sz="4" w:space="0" w:color="000000"/>
              <w:bottom w:val="single" w:sz="4" w:space="0" w:color="000000"/>
              <w:right w:val="single" w:sz="4" w:space="0" w:color="000000"/>
            </w:tcBorders>
          </w:tcPr>
          <w:p w14:paraId="6C1A129D" w14:textId="77777777" w:rsidR="00141DFB" w:rsidRDefault="00141DFB">
            <w:pPr>
              <w:pStyle w:val="normal1"/>
              <w:spacing w:line="240" w:lineRule="auto"/>
              <w:rPr>
                <w:color w:val="FF0000"/>
              </w:rPr>
            </w:pPr>
          </w:p>
        </w:tc>
      </w:tr>
    </w:tbl>
    <w:p w14:paraId="6C1A129F" w14:textId="77777777" w:rsidR="00141DFB" w:rsidRDefault="00141DFB">
      <w:pPr>
        <w:pStyle w:val="normal1"/>
      </w:pPr>
    </w:p>
    <w:p w14:paraId="6C1A12A0" w14:textId="77777777" w:rsidR="00141DFB" w:rsidRDefault="00A53DE9">
      <w:pPr>
        <w:pStyle w:val="Heading1"/>
        <w:ind w:left="360" w:firstLine="90"/>
      </w:pPr>
      <w:bookmarkStart w:id="520" w:name="_heading=h.61unr55u8hdp"/>
      <w:bookmarkEnd w:id="520"/>
      <w:r>
        <w:t>Appendix II</w:t>
      </w:r>
    </w:p>
    <w:p w14:paraId="6C1A12A1" w14:textId="77777777" w:rsidR="00141DFB" w:rsidRDefault="00A53DE9">
      <w:pPr>
        <w:pStyle w:val="normal1"/>
        <w:rPr>
          <w:sz w:val="28"/>
          <w:szCs w:val="28"/>
        </w:rPr>
        <w:sectPr w:rsidR="00141DFB">
          <w:headerReference w:type="default" r:id="rId19"/>
          <w:footerReference w:type="default" r:id="rId20"/>
          <w:headerReference w:type="first" r:id="rId21"/>
          <w:footerReference w:type="first" r:id="rId22"/>
          <w:pgSz w:w="15840" w:h="12240" w:orient="landscape"/>
          <w:pgMar w:top="1440" w:right="1440" w:bottom="1440" w:left="1440" w:header="1008" w:footer="1008" w:gutter="0"/>
          <w:cols w:space="720"/>
          <w:formProt w:val="0"/>
          <w:docGrid w:linePitch="100" w:charSpace="4096"/>
        </w:sectPr>
      </w:pPr>
      <w:r>
        <w:t>(insert text here or remove this section)</w:t>
      </w:r>
      <w:r>
        <w:br w:type="page"/>
      </w:r>
    </w:p>
    <w:p w14:paraId="6C1A12A2" w14:textId="77777777" w:rsidR="00141DFB" w:rsidRDefault="00141DFB">
      <w:pPr>
        <w:pStyle w:val="normal1"/>
        <w:widowControl w:val="0"/>
        <w:spacing w:before="0"/>
        <w:rPr>
          <w:sz w:val="28"/>
          <w:szCs w:val="28"/>
        </w:rPr>
      </w:pPr>
    </w:p>
    <w:tbl>
      <w:tblPr>
        <w:tblW w:w="9360" w:type="dxa"/>
        <w:tblLayout w:type="fixed"/>
        <w:tblLook w:val="0400" w:firstRow="0" w:lastRow="0" w:firstColumn="0" w:lastColumn="0" w:noHBand="0" w:noVBand="1"/>
      </w:tblPr>
      <w:tblGrid>
        <w:gridCol w:w="9360"/>
      </w:tblGrid>
      <w:tr w:rsidR="00141DFB" w14:paraId="6C1A12A4" w14:textId="77777777">
        <w:tc>
          <w:tcPr>
            <w:tcW w:w="9360" w:type="dxa"/>
            <w:tcBorders>
              <w:top w:val="single" w:sz="24" w:space="0" w:color="000000"/>
              <w:bottom w:val="single" w:sz="24" w:space="0" w:color="000000"/>
            </w:tcBorders>
          </w:tcPr>
          <w:p w14:paraId="6C1A12A3" w14:textId="77777777" w:rsidR="00141DFB" w:rsidRDefault="00A53DE9">
            <w:pPr>
              <w:pStyle w:val="Heading1"/>
              <w:spacing w:before="0"/>
              <w:ind w:hanging="18"/>
              <w:rPr>
                <w:sz w:val="40"/>
                <w:szCs w:val="40"/>
              </w:rPr>
            </w:pPr>
            <w:bookmarkStart w:id="521" w:name="_heading=h.ooujvzda91k9"/>
            <w:bookmarkEnd w:id="521"/>
            <w:r>
              <w:rPr>
                <w:sz w:val="40"/>
                <w:szCs w:val="40"/>
              </w:rPr>
              <w:t>Legacy Data Conversion Plan and Report Appendix</w:t>
            </w:r>
          </w:p>
        </w:tc>
      </w:tr>
    </w:tbl>
    <w:p w14:paraId="6C1A12A5" w14:textId="77777777" w:rsidR="00141DFB" w:rsidRDefault="00141DFB">
      <w:pPr>
        <w:pStyle w:val="Heading1"/>
        <w:spacing w:before="0"/>
        <w:ind w:left="360" w:firstLine="90"/>
      </w:pPr>
    </w:p>
    <w:p w14:paraId="6C1A12A6" w14:textId="77777777" w:rsidR="00141DFB" w:rsidRDefault="00A53DE9">
      <w:pPr>
        <w:pStyle w:val="Heading1"/>
        <w:numPr>
          <w:ilvl w:val="0"/>
          <w:numId w:val="3"/>
        </w:numPr>
        <w:spacing w:before="120" w:after="240"/>
      </w:pPr>
      <w:bookmarkStart w:id="522" w:name="_heading=h.9om1lns312k0"/>
      <w:bookmarkEnd w:id="522"/>
      <w:r>
        <w:t>Purpose</w:t>
      </w:r>
    </w:p>
    <w:p w14:paraId="6C1A12A7" w14:textId="77777777" w:rsidR="00141DFB" w:rsidRDefault="00A53DE9">
      <w:pPr>
        <w:pStyle w:val="normal1"/>
      </w:pPr>
      <w:r>
        <w:t xml:space="preserve">The purpose of this appendix is to document the traceability of key output analysis results with ADaM when the analysis results were generated using a legacy process.   </w:t>
      </w:r>
    </w:p>
    <w:p w14:paraId="6C1A12A8" w14:textId="77777777" w:rsidR="00141DFB" w:rsidRDefault="00A53DE9">
      <w:pPr>
        <w:pStyle w:val="normal1"/>
      </w:pPr>
      <w:r>
        <w:t xml:space="preserve">Because of transformations required during ADaM conversion, some of the terms, categories and data formats used in the tabulation data have been translated into CDISC standard formats in the ADaM data.  This appendix identifies differences between the legacy analysis and ADaM </w:t>
      </w:r>
      <w:proofErr w:type="gramStart"/>
      <w:r>
        <w:t>data, and</w:t>
      </w:r>
      <w:proofErr w:type="gramEnd"/>
      <w:r>
        <w:t xml:space="preserve"> explains how ADaM represents the equivalent data.</w:t>
      </w:r>
    </w:p>
    <w:p w14:paraId="6C1A12A9" w14:textId="77777777" w:rsidR="00141DFB" w:rsidRDefault="00141DFB">
      <w:pPr>
        <w:pStyle w:val="normal1"/>
      </w:pPr>
    </w:p>
    <w:p w14:paraId="6C1A12AA" w14:textId="77777777" w:rsidR="00141DFB" w:rsidRDefault="00A53DE9">
      <w:pPr>
        <w:pStyle w:val="Heading1"/>
        <w:numPr>
          <w:ilvl w:val="0"/>
          <w:numId w:val="3"/>
        </w:numPr>
        <w:spacing w:before="120" w:after="240"/>
      </w:pPr>
      <w:bookmarkStart w:id="523" w:name="_heading=h.ptp4p1j09zdp"/>
      <w:bookmarkEnd w:id="523"/>
      <w:r>
        <w:t>Conversion Data Flow</w:t>
      </w:r>
    </w:p>
    <w:p w14:paraId="6C1A12AB" w14:textId="77777777" w:rsidR="00141DFB" w:rsidRDefault="00A53DE9">
      <w:pPr>
        <w:pStyle w:val="normal1"/>
      </w:pPr>
      <w:r>
        <w:t>The legacy data was converted to SDTM/ADaM as described in the following data flow diagram.</w:t>
      </w:r>
    </w:p>
    <w:p w14:paraId="6C1A12AC" w14:textId="77777777" w:rsidR="00141DFB" w:rsidRDefault="00141DFB">
      <w:pPr>
        <w:pStyle w:val="normal1"/>
      </w:pPr>
    </w:p>
    <w:p w14:paraId="6C1A12AD" w14:textId="77777777" w:rsidR="00141DFB" w:rsidRDefault="00A53DE9">
      <w:pPr>
        <w:pStyle w:val="normal1"/>
        <w:spacing w:line="240" w:lineRule="auto"/>
        <w:rPr>
          <w:b/>
        </w:rPr>
      </w:pPr>
      <w:r>
        <w:rPr>
          <w:b/>
        </w:rPr>
        <w:t>Rationale:</w:t>
      </w:r>
    </w:p>
    <w:p w14:paraId="6C1A12AE" w14:textId="77777777" w:rsidR="00141DFB" w:rsidRDefault="00A53DE9">
      <w:pPr>
        <w:pStyle w:val="normal1"/>
      </w:pPr>
      <w:r>
        <w:t>(Text here)</w:t>
      </w:r>
    </w:p>
    <w:p w14:paraId="6C1A12AF" w14:textId="77777777" w:rsidR="00141DFB" w:rsidRDefault="00141DFB">
      <w:pPr>
        <w:pStyle w:val="normal1"/>
      </w:pPr>
    </w:p>
    <w:p w14:paraId="6C1A12B0" w14:textId="77777777" w:rsidR="00141DFB" w:rsidRDefault="00A53DE9">
      <w:pPr>
        <w:pStyle w:val="Heading1"/>
        <w:numPr>
          <w:ilvl w:val="0"/>
          <w:numId w:val="3"/>
        </w:numPr>
      </w:pPr>
      <w:bookmarkStart w:id="524" w:name="_heading=h.19epfu5qybyw"/>
      <w:bookmarkEnd w:id="524"/>
      <w:r>
        <w:t>Converted Data Summary</w:t>
      </w:r>
    </w:p>
    <w:p w14:paraId="6C1A12B1" w14:textId="77777777" w:rsidR="00141DFB" w:rsidRDefault="00A53DE9">
      <w:pPr>
        <w:pStyle w:val="Heading2"/>
        <w:numPr>
          <w:ilvl w:val="0"/>
          <w:numId w:val="5"/>
        </w:numPr>
      </w:pPr>
      <w:bookmarkStart w:id="525" w:name="_heading=h.mqrg6b2hj1tg"/>
      <w:bookmarkEnd w:id="525"/>
      <w:r>
        <w:t>Issues Encountered and Resolved</w:t>
      </w:r>
    </w:p>
    <w:p w14:paraId="6C1A12B2" w14:textId="77777777" w:rsidR="00141DFB" w:rsidRDefault="00A53DE9">
      <w:pPr>
        <w:pStyle w:val="normal1"/>
        <w:numPr>
          <w:ilvl w:val="0"/>
          <w:numId w:val="2"/>
        </w:numPr>
        <w:spacing w:line="240" w:lineRule="auto"/>
      </w:pPr>
      <w:r>
        <w:t xml:space="preserve"> (Text and/or table here)</w:t>
      </w:r>
    </w:p>
    <w:p w14:paraId="6C1A12B3" w14:textId="77777777" w:rsidR="00141DFB" w:rsidRDefault="00A53DE9">
      <w:pPr>
        <w:pStyle w:val="normal1"/>
        <w:numPr>
          <w:ilvl w:val="0"/>
          <w:numId w:val="2"/>
        </w:numPr>
        <w:spacing w:line="240" w:lineRule="auto"/>
      </w:pPr>
      <w:r>
        <w:t>(Text and/or table here)</w:t>
      </w:r>
    </w:p>
    <w:p w14:paraId="6C1A12B4" w14:textId="77777777" w:rsidR="00141DFB" w:rsidRDefault="00141DFB">
      <w:pPr>
        <w:pStyle w:val="normal1"/>
      </w:pPr>
    </w:p>
    <w:p w14:paraId="6C1A12B5" w14:textId="77777777" w:rsidR="00141DFB" w:rsidRDefault="00A53DE9">
      <w:pPr>
        <w:pStyle w:val="Heading1"/>
        <w:numPr>
          <w:ilvl w:val="0"/>
          <w:numId w:val="3"/>
        </w:numPr>
        <w:spacing w:before="120"/>
      </w:pPr>
      <w:bookmarkStart w:id="526" w:name="_heading=h.st9p5yxql48s"/>
      <w:bookmarkEnd w:id="526"/>
      <w:r>
        <w:t>Traceability Data Flow</w:t>
      </w:r>
    </w:p>
    <w:p w14:paraId="6C1A12B6" w14:textId="77777777" w:rsidR="00141DFB" w:rsidRDefault="00A53DE9">
      <w:pPr>
        <w:pStyle w:val="normal1"/>
      </w:pPr>
      <w:r>
        <w:t xml:space="preserve">The legacy data traceability from collection to submission is described in the following data flow diagram.  </w:t>
      </w:r>
    </w:p>
    <w:p w14:paraId="6C1A12B7" w14:textId="77777777" w:rsidR="00141DFB" w:rsidRDefault="00141DFB">
      <w:pPr>
        <w:pStyle w:val="normal1"/>
      </w:pPr>
    </w:p>
    <w:p w14:paraId="6C1A12B8" w14:textId="77777777" w:rsidR="00141DFB" w:rsidRDefault="00A53DE9">
      <w:pPr>
        <w:pStyle w:val="Heading1"/>
        <w:numPr>
          <w:ilvl w:val="0"/>
          <w:numId w:val="3"/>
        </w:numPr>
        <w:spacing w:before="120"/>
      </w:pPr>
      <w:bookmarkStart w:id="527" w:name="_heading=h.of8tscjkj90d"/>
      <w:bookmarkEnd w:id="527"/>
      <w:r>
        <w:t>Outstanding Issues</w:t>
      </w:r>
    </w:p>
    <w:p w14:paraId="6C1A12B9" w14:textId="77777777" w:rsidR="00141DFB" w:rsidRDefault="00A53DE9">
      <w:pPr>
        <w:pStyle w:val="normal1"/>
        <w:numPr>
          <w:ilvl w:val="0"/>
          <w:numId w:val="2"/>
        </w:numPr>
        <w:spacing w:line="240" w:lineRule="auto"/>
      </w:pPr>
      <w:r>
        <w:t>(Text and/or table here)</w:t>
      </w:r>
    </w:p>
    <w:p w14:paraId="6C1A12BA" w14:textId="77777777" w:rsidR="00141DFB" w:rsidRDefault="00A53DE9">
      <w:pPr>
        <w:pStyle w:val="normal1"/>
        <w:numPr>
          <w:ilvl w:val="0"/>
          <w:numId w:val="2"/>
        </w:numPr>
        <w:spacing w:line="271" w:lineRule="auto"/>
        <w:ind w:right="273"/>
      </w:pPr>
      <w:r>
        <w:rPr>
          <w:rFonts w:eastAsia="Times New Roman" w:cs="Times New Roman"/>
          <w:color w:val="000000"/>
        </w:rPr>
        <w:lastRenderedPageBreak/>
        <w:t>(Text and/or table here)</w:t>
      </w:r>
    </w:p>
    <w:p w14:paraId="6C1A12BB" w14:textId="77777777" w:rsidR="00141DFB" w:rsidRDefault="00141DFB">
      <w:pPr>
        <w:pStyle w:val="normal1"/>
      </w:pPr>
    </w:p>
    <w:sectPr w:rsidR="00141DFB">
      <w:headerReference w:type="default" r:id="rId23"/>
      <w:footerReference w:type="default" r:id="rId24"/>
      <w:headerReference w:type="first" r:id="rId25"/>
      <w:footerReference w:type="first" r:id="rId26"/>
      <w:pgSz w:w="12240" w:h="15840"/>
      <w:pgMar w:top="1440" w:right="1440" w:bottom="1440" w:left="1440" w:header="1008" w:footer="1008" w:gutter="0"/>
      <w:cols w:space="720"/>
      <w:formProt w:val="0"/>
      <w:titlePg/>
      <w:docGrid w:linePitch="10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 w:author="Cho, Hye Soo" w:date="2025-06-23T13:04:00Z" w:initials="HC">
    <w:p w14:paraId="333655F9" w14:textId="77777777" w:rsidR="00D2502B" w:rsidRDefault="00887B1C" w:rsidP="00D2502B">
      <w:pPr>
        <w:pStyle w:val="CommentText"/>
      </w:pPr>
      <w:r>
        <w:rPr>
          <w:rStyle w:val="CommentReference"/>
        </w:rPr>
        <w:annotationRef/>
      </w:r>
      <w:r w:rsidR="00D2502B">
        <w:rPr>
          <w:b/>
          <w:bCs/>
        </w:rPr>
        <w:t xml:space="preserve">Current Plan </w:t>
      </w:r>
    </w:p>
    <w:p w14:paraId="468D078D" w14:textId="77777777" w:rsidR="00D2502B" w:rsidRDefault="00D2502B" w:rsidP="00D2502B">
      <w:pPr>
        <w:pStyle w:val="CommentText"/>
      </w:pPr>
      <w:r>
        <w:t>We’re aiming to create three separate documents:</w:t>
      </w:r>
    </w:p>
    <w:p w14:paraId="2B677AC0" w14:textId="77777777" w:rsidR="00D2502B" w:rsidRDefault="00D2502B" w:rsidP="00D2502B">
      <w:pPr>
        <w:pStyle w:val="CommentText"/>
        <w:numPr>
          <w:ilvl w:val="0"/>
          <w:numId w:val="14"/>
        </w:numPr>
      </w:pPr>
      <w:r>
        <w:t>A programming language-agnostic ADRG template</w:t>
      </w:r>
    </w:p>
    <w:p w14:paraId="3BDCD903" w14:textId="77777777" w:rsidR="00D2502B" w:rsidRDefault="00D2502B" w:rsidP="00D2502B">
      <w:pPr>
        <w:pStyle w:val="CommentText"/>
        <w:numPr>
          <w:ilvl w:val="0"/>
          <w:numId w:val="14"/>
        </w:numPr>
      </w:pPr>
      <w:r>
        <w:t>An R-specific ADRG guideline</w:t>
      </w:r>
    </w:p>
    <w:p w14:paraId="227E29F3" w14:textId="77777777" w:rsidR="00D2502B" w:rsidRDefault="00D2502B" w:rsidP="00D2502B">
      <w:pPr>
        <w:pStyle w:val="CommentText"/>
        <w:numPr>
          <w:ilvl w:val="0"/>
          <w:numId w:val="14"/>
        </w:numPr>
      </w:pPr>
      <w:r>
        <w:t xml:space="preserve">An R-specific example document </w:t>
      </w:r>
    </w:p>
    <w:p w14:paraId="5D1C0B4B" w14:textId="77777777" w:rsidR="00D2502B" w:rsidRDefault="00D2502B" w:rsidP="00D2502B">
      <w:pPr>
        <w:pStyle w:val="CommentText"/>
      </w:pPr>
    </w:p>
    <w:p w14:paraId="4061E891" w14:textId="77777777" w:rsidR="00D2502B" w:rsidRDefault="00D2502B" w:rsidP="00D2502B">
      <w:pPr>
        <w:pStyle w:val="CommentText"/>
      </w:pPr>
      <w:r>
        <w:t xml:space="preserve">When working on the R-specific documents, we plan to align closely with the structure and language of the agnostic template to maintain consistency in wording and format. </w:t>
      </w:r>
    </w:p>
  </w:comment>
  <w:comment w:id="33" w:author="Pradnya Bharambe" w:date="2025-09-12T06:06:00Z" w:initials="PB">
    <w:p w14:paraId="30BA8254" w14:textId="77777777" w:rsidR="004003A7" w:rsidRDefault="004003A7" w:rsidP="004003A7">
      <w:pPr>
        <w:pStyle w:val="CommentText"/>
      </w:pPr>
      <w:r>
        <w:rPr>
          <w:rStyle w:val="CommentReference"/>
        </w:rPr>
        <w:annotationRef/>
      </w:r>
      <w:r>
        <w:t>Reword- using following software and configuration.</w:t>
      </w:r>
    </w:p>
  </w:comment>
  <w:comment w:id="34" w:author="Pradnya Bharambe" w:date="2026-01-09T07:37:00Z" w:initials="PB">
    <w:p w14:paraId="4FF4D803" w14:textId="77777777" w:rsidR="003D28A8" w:rsidRDefault="003D28A8" w:rsidP="003D28A8">
      <w:pPr>
        <w:pStyle w:val="CommentText"/>
      </w:pPr>
      <w:r>
        <w:rPr>
          <w:rStyle w:val="CommentReference"/>
        </w:rPr>
        <w:annotationRef/>
      </w:r>
      <w:r>
        <w:t>Updated template on Jan 9</w:t>
      </w:r>
    </w:p>
  </w:comment>
  <w:comment w:id="43" w:author="Joel Laxamana" w:date="2025-06-06T18:17:00Z" w:initials="">
    <w:p w14:paraId="6C1A12BC" w14:textId="35A9DCA8" w:rsidR="00141DFB" w:rsidRDefault="00A53DE9">
      <w:pPr>
        <w:pStyle w:val="normal1"/>
        <w:overflowPunct w:val="0"/>
        <w:spacing w:before="0" w:line="240" w:lineRule="auto"/>
      </w:pPr>
      <w:r>
        <w:rPr>
          <w:rFonts w:ascii="Arial" w:eastAsia="Arial" w:hAnsi="Arial"/>
          <w:color w:val="000000"/>
          <w:lang w:eastAsia="en-US" w:bidi="en-US"/>
        </w:rPr>
        <w:t>Other example platforms (or OS) that can go here can be 'Windows', 'macOS', etc.</w:t>
      </w:r>
    </w:p>
  </w:comment>
  <w:comment w:id="44" w:author="Pradnya Bharambe" w:date="2025-09-12T06:08:00Z" w:initials="PB">
    <w:p w14:paraId="7F77AE35" w14:textId="77777777" w:rsidR="004003A7" w:rsidRDefault="004003A7" w:rsidP="004003A7">
      <w:pPr>
        <w:pStyle w:val="CommentText"/>
      </w:pPr>
      <w:r>
        <w:rPr>
          <w:rStyle w:val="CommentReference"/>
        </w:rPr>
        <w:annotationRef/>
      </w:r>
      <w:r>
        <w:t>Will keep this table as is for now</w:t>
      </w:r>
    </w:p>
  </w:comment>
  <w:comment w:id="45" w:author="Pradnya Bharambe" w:date="2025-09-12T06:09:00Z" w:initials="PB">
    <w:p w14:paraId="4110AB40" w14:textId="77777777" w:rsidR="004003A7" w:rsidRDefault="004003A7" w:rsidP="004003A7">
      <w:pPr>
        <w:pStyle w:val="CommentText"/>
      </w:pPr>
      <w:r>
        <w:rPr>
          <w:rStyle w:val="CommentReference"/>
        </w:rPr>
        <w:annotationRef/>
      </w:r>
      <w:r>
        <w:t>With null 2</w:t>
      </w:r>
      <w:r>
        <w:rPr>
          <w:vertAlign w:val="superscript"/>
        </w:rPr>
        <w:t>nd</w:t>
      </w:r>
      <w:r>
        <w:t xml:space="preserve"> column</w:t>
      </w:r>
    </w:p>
  </w:comment>
  <w:comment w:id="54" w:author="Joel Laxamana" w:date="2025-06-06T18:15:00Z" w:initials="">
    <w:p w14:paraId="6C1A12BD" w14:textId="02CEB3FF" w:rsidR="00141DFB" w:rsidRDefault="00A53DE9">
      <w:pPr>
        <w:pStyle w:val="normal1"/>
        <w:overflowPunct w:val="0"/>
        <w:spacing w:before="0" w:line="240" w:lineRule="auto"/>
      </w:pPr>
      <w:r>
        <w:rPr>
          <w:rFonts w:ascii="Arial" w:eastAsia="Arial" w:hAnsi="Arial"/>
          <w:color w:val="000000"/>
          <w:lang w:eastAsia="en-US" w:bidi="en-US"/>
        </w:rPr>
        <w:t>Suggesting to remove as we already state 'Linux' platform, where Linux is also the operating system.</w:t>
      </w:r>
    </w:p>
  </w:comment>
  <w:comment w:id="55" w:author="Pradnya Bharambe" w:date="2026-01-09T07:38:00Z" w:initials="PB">
    <w:p w14:paraId="5D6A119B" w14:textId="77777777" w:rsidR="003D28A8" w:rsidRDefault="003D28A8" w:rsidP="003D28A8">
      <w:pPr>
        <w:pStyle w:val="CommentText"/>
      </w:pPr>
      <w:r>
        <w:rPr>
          <w:rStyle w:val="CommentReference"/>
        </w:rPr>
        <w:annotationRef/>
      </w:r>
      <w:r>
        <w:t>Removed ‘Linux’ platform …..and table is added</w:t>
      </w:r>
    </w:p>
  </w:comment>
  <w:comment w:id="38" w:author="Cho, Hye Soo" w:date="2025-06-23T15:03:00Z" w:initials="HC">
    <w:p w14:paraId="62587BB0" w14:textId="271499A4" w:rsidR="001B0B7B" w:rsidRDefault="003D39DB" w:rsidP="001B0B7B">
      <w:pPr>
        <w:pStyle w:val="CommentText"/>
      </w:pPr>
      <w:r>
        <w:rPr>
          <w:rStyle w:val="CommentReference"/>
        </w:rPr>
        <w:annotationRef/>
      </w:r>
      <w:r w:rsidR="001B0B7B">
        <w:t xml:space="preserve">FDA: We suggested removing them, as they appeared to be redundant. </w:t>
      </w:r>
    </w:p>
  </w:comment>
  <w:comment w:id="39" w:author="Pradnya Bharambe" w:date="2026-01-09T07:39:00Z" w:initials="PB">
    <w:p w14:paraId="4FE9B09E" w14:textId="77777777" w:rsidR="003D28A8" w:rsidRDefault="003D28A8" w:rsidP="003D28A8">
      <w:pPr>
        <w:pStyle w:val="CommentText"/>
      </w:pPr>
      <w:r>
        <w:rPr>
          <w:rStyle w:val="CommentReference"/>
        </w:rPr>
        <w:annotationRef/>
      </w:r>
      <w:r>
        <w:t>Removed as suggested on Jan 9th</w:t>
      </w:r>
    </w:p>
  </w:comment>
  <w:comment w:id="104" w:author="Pradnya Bharambe" w:date="2025-09-12T06:12:00Z" w:initials="PB">
    <w:p w14:paraId="7E74B026" w14:textId="4D1B500C" w:rsidR="004003A7" w:rsidRDefault="004003A7" w:rsidP="004003A7">
      <w:pPr>
        <w:pStyle w:val="CommentText"/>
      </w:pPr>
      <w:r>
        <w:rPr>
          <w:rStyle w:val="CommentReference"/>
        </w:rPr>
        <w:annotationRef/>
      </w:r>
      <w:r>
        <w:t>Communicate with Joel on putting this info on 2</w:t>
      </w:r>
      <w:r>
        <w:rPr>
          <w:vertAlign w:val="superscript"/>
        </w:rPr>
        <w:t>nd</w:t>
      </w:r>
      <w:r>
        <w:t xml:space="preserve"> row with R example meaning POSIT is a platform to manage programming in R</w:t>
      </w:r>
    </w:p>
  </w:comment>
  <w:comment w:id="156" w:author="Cho, Hye Soo" w:date="2025-06-23T15:02:00Z" w:initials="HC">
    <w:p w14:paraId="53EA9464" w14:textId="6799B413" w:rsidR="00302E85" w:rsidRDefault="00C67316" w:rsidP="00302E85">
      <w:pPr>
        <w:pStyle w:val="CommentText"/>
      </w:pPr>
      <w:r>
        <w:rPr>
          <w:rStyle w:val="CommentReference"/>
        </w:rPr>
        <w:annotationRef/>
      </w:r>
      <w:r w:rsidR="00302E85">
        <w:t xml:space="preserve">FDA: We don’t have a strong preference regarding the format - whether it’s listing all functions by program name (option 1), combining them into a single list (option 2), or leaving the third column blank (option 3). </w:t>
      </w:r>
    </w:p>
    <w:p w14:paraId="694B9020" w14:textId="77777777" w:rsidR="00302E85" w:rsidRDefault="00302E85" w:rsidP="00302E85">
      <w:pPr>
        <w:pStyle w:val="CommentText"/>
      </w:pPr>
    </w:p>
    <w:p w14:paraId="7D351FEF" w14:textId="77777777" w:rsidR="00302E85" w:rsidRDefault="00302E85" w:rsidP="00302E85">
      <w:pPr>
        <w:pStyle w:val="CommentText"/>
      </w:pPr>
      <w:r>
        <w:t>Another interesting point: It’s possible that some functions exist outside of any R package and are incorporated into analyses through sourcing. For example, an R user may develop a standalone function in one script and source it into another, without packaging it formally. How should we reflect this scenarios in Section 7.1 and 7.3?</w:t>
      </w:r>
    </w:p>
  </w:comment>
  <w:comment w:id="157" w:author="Pradnya Bharambe" w:date="2025-09-12T06:22:00Z" w:initials="PB">
    <w:p w14:paraId="72B56D1E" w14:textId="77777777" w:rsidR="00C577E6" w:rsidRDefault="00C577E6" w:rsidP="00C577E6">
      <w:pPr>
        <w:pStyle w:val="CommentText"/>
      </w:pPr>
      <w:r>
        <w:rPr>
          <w:rStyle w:val="CommentReference"/>
        </w:rPr>
        <w:annotationRef/>
      </w:r>
      <w:r>
        <w:t>Can be added in example document.</w:t>
      </w:r>
    </w:p>
  </w:comment>
  <w:comment w:id="167" w:author="Joel Laxamana" w:date="2025-06-06T18:28:00Z" w:initials="">
    <w:p w14:paraId="6C1A12BE" w14:textId="7E334E69" w:rsidR="00141DFB" w:rsidRDefault="00A53DE9">
      <w:pPr>
        <w:pStyle w:val="normal1"/>
        <w:overflowPunct w:val="0"/>
        <w:spacing w:before="0" w:line="240" w:lineRule="auto"/>
      </w:pPr>
      <w:r>
        <w:rPr>
          <w:rFonts w:ascii="Arial" w:eastAsia="Arial" w:hAnsi="Arial"/>
          <w:color w:val="000000"/>
          <w:lang w:eastAsia="en-US" w:bidi="en-US"/>
        </w:rPr>
        <w:t>The word ‘Routine’ TBD by R Consortium RWG and PHUSE sub-committee if we truly need to list all R functions under this column or not.</w:t>
      </w:r>
    </w:p>
    <w:p w14:paraId="6C1A12BF" w14:textId="77777777" w:rsidR="00141DFB" w:rsidRDefault="00141DFB">
      <w:pPr>
        <w:pStyle w:val="normal1"/>
        <w:overflowPunct w:val="0"/>
        <w:spacing w:before="0" w:line="240" w:lineRule="auto"/>
      </w:pPr>
    </w:p>
    <w:p w14:paraId="6C1A12C0" w14:textId="77777777" w:rsidR="00141DFB" w:rsidRDefault="00A53DE9">
      <w:pPr>
        <w:pStyle w:val="normal1"/>
        <w:overflowPunct w:val="0"/>
        <w:spacing w:before="0" w:line="240" w:lineRule="auto"/>
      </w:pPr>
      <w:r>
        <w:rPr>
          <w:rFonts w:ascii="Arial" w:eastAsia="Arial" w:hAnsi="Arial"/>
          <w:color w:val="000000"/>
          <w:lang w:eastAsia="en-US" w:bidi="en-US"/>
        </w:rPr>
        <w:t>credit : Gemini</w:t>
      </w:r>
    </w:p>
    <w:p w14:paraId="6C1A12C1" w14:textId="77777777" w:rsidR="00141DFB" w:rsidRDefault="00141DFB">
      <w:pPr>
        <w:pStyle w:val="normal1"/>
        <w:overflowPunct w:val="0"/>
        <w:spacing w:before="0" w:line="240" w:lineRule="auto"/>
      </w:pPr>
    </w:p>
    <w:p w14:paraId="6C1A12C2" w14:textId="77777777" w:rsidR="00141DFB" w:rsidRDefault="00A53DE9">
      <w:pPr>
        <w:pStyle w:val="normal1"/>
        <w:overflowPunct w:val="0"/>
        <w:spacing w:before="0" w:line="240" w:lineRule="auto"/>
      </w:pPr>
      <w:r>
        <w:rPr>
          <w:rFonts w:ascii="Arial" w:eastAsia="Arial" w:hAnsi="Arial"/>
          <w:color w:val="000000"/>
          <w:lang w:eastAsia="en-US" w:bidi="en-US"/>
        </w:rPr>
        <w:t>Prompt: "In R we call it 'function', in SAS we call it 'macro'. What word can we use in place of these 2 to make it programming language agnostic?"</w:t>
      </w:r>
    </w:p>
    <w:p w14:paraId="6C1A12C3" w14:textId="77777777" w:rsidR="00141DFB" w:rsidRDefault="00141DFB">
      <w:pPr>
        <w:pStyle w:val="normal1"/>
        <w:overflowPunct w:val="0"/>
        <w:spacing w:before="0" w:line="240" w:lineRule="auto"/>
      </w:pPr>
    </w:p>
    <w:p w14:paraId="6C1A12C4" w14:textId="77777777" w:rsidR="00141DFB" w:rsidRDefault="00A53DE9">
      <w:pPr>
        <w:pStyle w:val="normal1"/>
        <w:overflowPunct w:val="0"/>
        <w:spacing w:before="0" w:line="240" w:lineRule="auto"/>
      </w:pPr>
      <w:r>
        <w:rPr>
          <w:rFonts w:ascii="Arial" w:eastAsia="Arial" w:hAnsi="Arial"/>
          <w:color w:val="000000"/>
          <w:lang w:eastAsia="en-US" w:bidi="en-US"/>
        </w:rPr>
        <w:t>Response:</w:t>
      </w:r>
    </w:p>
    <w:p w14:paraId="6C1A12C5" w14:textId="77777777" w:rsidR="00141DFB" w:rsidRDefault="00A53DE9">
      <w:pPr>
        <w:pStyle w:val="normal1"/>
        <w:overflowPunct w:val="0"/>
        <w:spacing w:before="0" w:line="240" w:lineRule="auto"/>
      </w:pPr>
      <w:r>
        <w:rPr>
          <w:rFonts w:ascii="Arial" w:eastAsia="Arial" w:hAnsi="Arial"/>
          <w:color w:val="000000"/>
          <w:lang w:eastAsia="en-US" w:bidi="en-US"/>
        </w:rPr>
        <w:t>To make it programming language agnostic, you could use:</w:t>
      </w:r>
    </w:p>
    <w:p w14:paraId="6C1A12C6" w14:textId="77777777" w:rsidR="00141DFB" w:rsidRDefault="00141DFB">
      <w:pPr>
        <w:pStyle w:val="normal1"/>
        <w:overflowPunct w:val="0"/>
        <w:spacing w:before="0" w:line="240" w:lineRule="auto"/>
      </w:pPr>
    </w:p>
    <w:p w14:paraId="6C1A12C7" w14:textId="77777777" w:rsidR="00141DFB" w:rsidRDefault="00A53DE9">
      <w:pPr>
        <w:pStyle w:val="normal1"/>
        <w:overflowPunct w:val="0"/>
        <w:spacing w:before="0" w:line="240" w:lineRule="auto"/>
      </w:pPr>
      <w:r>
        <w:rPr>
          <w:rFonts w:ascii="Arial" w:eastAsia="Arial" w:hAnsi="Arial"/>
          <w:color w:val="000000"/>
          <w:lang w:eastAsia="en-US" w:bidi="en-US"/>
        </w:rPr>
        <w:t>Routine</w:t>
      </w:r>
    </w:p>
    <w:p w14:paraId="6C1A12C8" w14:textId="77777777" w:rsidR="00141DFB" w:rsidRDefault="00A53DE9">
      <w:pPr>
        <w:pStyle w:val="normal1"/>
        <w:overflowPunct w:val="0"/>
        <w:spacing w:before="0" w:line="240" w:lineRule="auto"/>
      </w:pPr>
      <w:r>
        <w:rPr>
          <w:rFonts w:ascii="Arial" w:eastAsia="Arial" w:hAnsi="Arial"/>
          <w:color w:val="000000"/>
          <w:lang w:eastAsia="en-US" w:bidi="en-US"/>
        </w:rPr>
        <w:t>Subroutine</w:t>
      </w:r>
    </w:p>
    <w:p w14:paraId="6C1A12C9" w14:textId="77777777" w:rsidR="00141DFB" w:rsidRDefault="00A53DE9">
      <w:pPr>
        <w:pStyle w:val="normal1"/>
        <w:overflowPunct w:val="0"/>
        <w:spacing w:before="0" w:line="240" w:lineRule="auto"/>
      </w:pPr>
      <w:r>
        <w:rPr>
          <w:rFonts w:ascii="Arial" w:eastAsia="Arial" w:hAnsi="Arial"/>
          <w:color w:val="000000"/>
          <w:lang w:eastAsia="en-US" w:bidi="en-US"/>
        </w:rPr>
        <w:t>Procedure</w:t>
      </w:r>
    </w:p>
    <w:p w14:paraId="6C1A12CA" w14:textId="77777777" w:rsidR="00141DFB" w:rsidRDefault="00A53DE9">
      <w:pPr>
        <w:pStyle w:val="normal1"/>
        <w:overflowPunct w:val="0"/>
        <w:spacing w:before="0" w:line="240" w:lineRule="auto"/>
      </w:pPr>
      <w:r>
        <w:rPr>
          <w:rFonts w:ascii="Arial" w:eastAsia="Arial" w:hAnsi="Arial"/>
          <w:color w:val="000000"/>
          <w:lang w:eastAsia="en-US" w:bidi="en-US"/>
        </w:rPr>
        <w:t>Module</w:t>
      </w:r>
    </w:p>
    <w:p w14:paraId="6C1A12CB" w14:textId="77777777" w:rsidR="00141DFB" w:rsidRDefault="00A53DE9">
      <w:pPr>
        <w:pStyle w:val="normal1"/>
        <w:overflowPunct w:val="0"/>
        <w:spacing w:before="0" w:line="240" w:lineRule="auto"/>
      </w:pPr>
      <w:r>
        <w:rPr>
          <w:rFonts w:ascii="Arial" w:eastAsia="Arial" w:hAnsi="Arial"/>
          <w:color w:val="000000"/>
          <w:lang w:eastAsia="en-US" w:bidi="en-US"/>
        </w:rPr>
        <w:t>Block (of code)</w:t>
      </w:r>
    </w:p>
    <w:p w14:paraId="6C1A12CC" w14:textId="77777777" w:rsidR="00141DFB" w:rsidRDefault="00A53DE9">
      <w:pPr>
        <w:pStyle w:val="normal1"/>
        <w:overflowPunct w:val="0"/>
        <w:spacing w:before="0" w:line="240" w:lineRule="auto"/>
      </w:pPr>
      <w:r>
        <w:rPr>
          <w:rFonts w:ascii="Arial" w:eastAsia="Arial" w:hAnsi="Arial"/>
          <w:color w:val="000000"/>
          <w:lang w:eastAsia="en-US" w:bidi="en-US"/>
        </w:rPr>
        <w:t>Unit (of code)</w:t>
      </w:r>
    </w:p>
    <w:p w14:paraId="6C1A12CD" w14:textId="77777777" w:rsidR="00141DFB" w:rsidRDefault="00A53DE9">
      <w:pPr>
        <w:pStyle w:val="normal1"/>
        <w:overflowPunct w:val="0"/>
        <w:spacing w:before="0" w:line="240" w:lineRule="auto"/>
      </w:pPr>
      <w:r>
        <w:rPr>
          <w:rFonts w:ascii="Arial" w:eastAsia="Arial" w:hAnsi="Arial"/>
          <w:color w:val="000000"/>
          <w:lang w:eastAsia="en-US" w:bidi="en-US"/>
        </w:rPr>
        <w:t>Callable (more technical, referring to anything that can be invoked)</w:t>
      </w:r>
    </w:p>
    <w:p w14:paraId="6C1A12CE" w14:textId="77777777" w:rsidR="00141DFB" w:rsidRDefault="00A53DE9">
      <w:pPr>
        <w:pStyle w:val="normal1"/>
        <w:overflowPunct w:val="0"/>
        <w:spacing w:before="0" w:line="240" w:lineRule="auto"/>
      </w:pPr>
      <w:r>
        <w:rPr>
          <w:rFonts w:ascii="Arial" w:eastAsia="Arial" w:hAnsi="Arial"/>
          <w:color w:val="000000"/>
          <w:lang w:eastAsia="en-US" w:bidi="en-US"/>
        </w:rPr>
        <w:t>Executable unit</w:t>
      </w:r>
    </w:p>
    <w:p w14:paraId="6C1A12CF" w14:textId="77777777" w:rsidR="00141DFB" w:rsidRDefault="00A53DE9">
      <w:pPr>
        <w:pStyle w:val="normal1"/>
        <w:overflowPunct w:val="0"/>
        <w:spacing w:before="0" w:line="240" w:lineRule="auto"/>
      </w:pPr>
      <w:r>
        <w:rPr>
          <w:rFonts w:ascii="Arial" w:eastAsia="Arial" w:hAnsi="Arial"/>
          <w:color w:val="000000"/>
          <w:lang w:eastAsia="en-US" w:bidi="en-US"/>
        </w:rPr>
        <w:t>Reusable code unit</w:t>
      </w:r>
    </w:p>
    <w:p w14:paraId="6C1A12D0" w14:textId="77777777" w:rsidR="00141DFB" w:rsidRDefault="00141DFB">
      <w:pPr>
        <w:pStyle w:val="normal1"/>
        <w:overflowPunct w:val="0"/>
        <w:spacing w:before="0" w:line="240" w:lineRule="auto"/>
      </w:pPr>
    </w:p>
    <w:p w14:paraId="6C1A12D1" w14:textId="77777777" w:rsidR="00141DFB" w:rsidRDefault="00A53DE9">
      <w:pPr>
        <w:pStyle w:val="normal1"/>
        <w:overflowPunct w:val="0"/>
        <w:spacing w:before="0" w:line="240" w:lineRule="auto"/>
      </w:pPr>
      <w:r>
        <w:rPr>
          <w:rFonts w:ascii="Arial" w:eastAsia="Arial" w:hAnsi="Arial"/>
          <w:color w:val="000000"/>
          <w:lang w:eastAsia="en-US" w:bidi="en-US"/>
        </w:rPr>
        <w:t>Of these, Routine and Procedure are probably the most common and widely understood terms that encompass both R functions and SAS macros, as they refer to a self-contained sequence of instructions designed to perform a specific task.</w:t>
      </w:r>
    </w:p>
  </w:comment>
  <w:comment w:id="168" w:author="Cho, Hye Soo" w:date="2025-06-23T15:11:00Z" w:initials="HC">
    <w:p w14:paraId="7682C147" w14:textId="77777777" w:rsidR="0044190E" w:rsidRDefault="0005258D" w:rsidP="0044190E">
      <w:pPr>
        <w:pStyle w:val="CommentText"/>
      </w:pPr>
      <w:r>
        <w:rPr>
          <w:rStyle w:val="CommentReference"/>
        </w:rPr>
        <w:annotationRef/>
      </w:r>
      <w:r w:rsidR="0044190E">
        <w:t xml:space="preserve">FDA: Thank you for your effort in identifying an appropriate equivalent term for ‘macro.’ However, we’re not certain that ‘routine’ or ‘procedure’ are the best fit. Wondering Christine’s thought. </w:t>
      </w:r>
    </w:p>
  </w:comment>
  <w:comment w:id="169" w:author="Pradnya Bharambe" w:date="2025-09-12T06:22:00Z" w:initials="PB">
    <w:p w14:paraId="353E20F8" w14:textId="77777777" w:rsidR="00C577E6" w:rsidRDefault="00C577E6" w:rsidP="00C577E6">
      <w:pPr>
        <w:pStyle w:val="CommentText"/>
      </w:pPr>
      <w:r>
        <w:rPr>
          <w:rStyle w:val="CommentReference"/>
        </w:rPr>
        <w:annotationRef/>
      </w:r>
      <w:r>
        <w:t>Pradnya/Sumit/Christine feel to make this section to be generic for R/SAS</w:t>
      </w:r>
    </w:p>
  </w:comment>
  <w:comment w:id="170" w:author="Pradnya Bharambe" w:date="2026-01-09T07:49:00Z" w:initials="PB">
    <w:p w14:paraId="634F601A" w14:textId="77777777" w:rsidR="003F0F04" w:rsidRDefault="003F0F04" w:rsidP="003F0F04">
      <w:pPr>
        <w:pStyle w:val="CommentText"/>
      </w:pPr>
      <w:r>
        <w:rPr>
          <w:rStyle w:val="CommentReference"/>
        </w:rPr>
        <w:annotationRef/>
      </w:r>
      <w:r>
        <w:t>1/9/26 Sumit/Pradnya: detail example can be added in completion guideline</w:t>
      </w:r>
    </w:p>
  </w:comment>
  <w:comment w:id="254" w:author="Unknown Author" w:date="2025-06-10T19:48:00Z" w:initials="">
    <w:p w14:paraId="6C1A12D2" w14:textId="536380AB" w:rsidR="00141DFB" w:rsidRDefault="00A53DE9">
      <w:pPr>
        <w:pStyle w:val="normal1"/>
        <w:overflowPunct w:val="0"/>
        <w:spacing w:before="0" w:line="240" w:lineRule="auto"/>
      </w:pPr>
      <w:r>
        <w:rPr>
          <w:rFonts w:ascii="Arial" w:eastAsia="Arial" w:hAnsi="Arial"/>
          <w:color w:val="000000"/>
        </w:rPr>
        <w:t>Example for .r completion guidelines.</w:t>
      </w:r>
    </w:p>
  </w:comment>
  <w:comment w:id="255" w:author="Pradnya Bharambe" w:date="2026-01-09T07:52:00Z" w:initials="PB">
    <w:p w14:paraId="3EA5041F" w14:textId="77777777" w:rsidR="003F0F04" w:rsidRDefault="003F0F04" w:rsidP="003F0F04">
      <w:pPr>
        <w:pStyle w:val="CommentText"/>
      </w:pPr>
      <w:r>
        <w:rPr>
          <w:rStyle w:val="CommentReference"/>
        </w:rPr>
        <w:annotationRef/>
      </w:r>
      <w:r>
        <w:t>1/9/26 Sumit/Pradnya: Example will be added in completion guidelines</w:t>
      </w:r>
    </w:p>
  </w:comment>
  <w:comment w:id="334" w:author="Cho, Hye Soo" w:date="2025-06-23T15:26:00Z" w:initials="HC">
    <w:p w14:paraId="327BC4A0" w14:textId="4E07E074" w:rsidR="00FA369C" w:rsidRDefault="00267F6C" w:rsidP="00FA369C">
      <w:pPr>
        <w:pStyle w:val="CommentText"/>
      </w:pPr>
      <w:r>
        <w:rPr>
          <w:rStyle w:val="CommentReference"/>
        </w:rPr>
        <w:annotationRef/>
      </w:r>
      <w:r w:rsidR="00FA369C">
        <w:t xml:space="preserve">FDA: We’ve removed the table, as Christine pointed out that the same information is available in the relevant section of the Define.xml. However, there are instances where accessing or retrieving the define.xml may not work properly although this is an internal issue. In such cases, including this information particularly for key endpoints could still be helpful. We’re not suggesting that this must be included in the final template, but would appreciate the opportunity to revisit this one final time. </w:t>
      </w:r>
    </w:p>
  </w:comment>
  <w:comment w:id="335" w:author="Pradnya Bharambe" w:date="2025-09-12T06:25:00Z" w:initials="PB">
    <w:p w14:paraId="33B8DE58" w14:textId="77777777" w:rsidR="00C577E6" w:rsidRDefault="00C577E6" w:rsidP="00C577E6">
      <w:pPr>
        <w:pStyle w:val="CommentText"/>
      </w:pPr>
      <w:r>
        <w:rPr>
          <w:rStyle w:val="CommentReference"/>
        </w:rPr>
        <w:annotationRef/>
      </w:r>
      <w:r>
        <w:t>Sumit/Pradnya/Christine recommendation in Define ARM for separate document</w:t>
      </w:r>
    </w:p>
  </w:comment>
  <w:comment w:id="426" w:author="Joel Laxamana" w:date="2025-06-11T02:19:00Z" w:initials="">
    <w:p w14:paraId="6C1A12D3" w14:textId="3814E231" w:rsidR="00141DFB" w:rsidRDefault="00A53DE9">
      <w:pPr>
        <w:pStyle w:val="normal1"/>
        <w:overflowPunct w:val="0"/>
        <w:spacing w:before="0" w:line="240" w:lineRule="auto"/>
      </w:pPr>
      <w:r>
        <w:rPr>
          <w:rFonts w:ascii="Arial" w:eastAsia="Arial" w:hAnsi="Arial"/>
          <w:color w:val="000000"/>
          <w:lang w:eastAsia="en-US" w:bidi="en-US"/>
        </w:rPr>
        <w:t>This section may only be needed for SAS submissions. In R, the function used is described in the R package manual that the function comes from.</w:t>
      </w:r>
    </w:p>
  </w:comment>
  <w:comment w:id="427" w:author="Cho, Hye Soo" w:date="2025-06-23T15:36:00Z" w:initials="HC">
    <w:p w14:paraId="06E8C3EE" w14:textId="77777777" w:rsidR="00C61FFA" w:rsidRDefault="00C61FFA" w:rsidP="00C61FFA">
      <w:pPr>
        <w:pStyle w:val="CommentText"/>
      </w:pPr>
      <w:r>
        <w:rPr>
          <w:rStyle w:val="CommentReference"/>
        </w:rPr>
        <w:annotationRef/>
      </w:r>
      <w:r>
        <w:t>FDA: It’s possible that some functions exist outside of any R package and are incorporated into analyses through sourcing. For example, an R user may develop a standalone function in one script and source it into another, without packaging it formally. How should we reflect this scenarios in Section 7.1 and 7.3?</w:t>
      </w:r>
    </w:p>
    <w:p w14:paraId="2AB1377C" w14:textId="77777777" w:rsidR="00C61FFA" w:rsidRDefault="00C61FFA" w:rsidP="00C61FFA">
      <w:pPr>
        <w:pStyle w:val="CommentText"/>
      </w:pPr>
    </w:p>
    <w:p w14:paraId="5D87C581" w14:textId="77777777" w:rsidR="00C61FFA" w:rsidRDefault="00C61FFA" w:rsidP="00C61FFA">
      <w:pPr>
        <w:pStyle w:val="CommentText"/>
      </w:pPr>
      <w:r>
        <w:t xml:space="preserve">If that’s the case, we would like to see details about the function and its purpose. </w:t>
      </w:r>
    </w:p>
  </w:comment>
  <w:comment w:id="428" w:author="Pradnya Bharambe" w:date="2025-09-12T06:50:00Z" w:initials="PB">
    <w:p w14:paraId="228A205C" w14:textId="77777777" w:rsidR="008F001D" w:rsidRDefault="008F001D" w:rsidP="008F001D">
      <w:pPr>
        <w:pStyle w:val="CommentText"/>
      </w:pPr>
      <w:r>
        <w:rPr>
          <w:rStyle w:val="CommentReference"/>
        </w:rPr>
        <w:annotationRef/>
      </w:r>
      <w:r>
        <w:t>Sumit/Pradnya/Christine recommend combining section 7.3 and 7.4 as per comment below</w:t>
      </w:r>
    </w:p>
  </w:comment>
  <w:comment w:id="433" w:author="Pradnya Bharambe" w:date="2025-09-12T06:49:00Z" w:initials="PB">
    <w:p w14:paraId="43753C5B" w14:textId="16BEC680" w:rsidR="008F001D" w:rsidRDefault="008F001D" w:rsidP="008F001D">
      <w:pPr>
        <w:pStyle w:val="CommentText"/>
      </w:pPr>
      <w:r>
        <w:rPr>
          <w:rStyle w:val="CommentReference"/>
        </w:rPr>
        <w:annotationRef/>
      </w:r>
      <w:r>
        <w:t>Version column can be removed as proprietary package version is relative individual study package , not imp as open source package version no.. Section 7.3/7.4 would be combined for propritary macro/function package including separate table with 3 columns Name/Description/Dependencies</w:t>
      </w:r>
    </w:p>
  </w:comment>
  <w:comment w:id="439" w:author="Cho, Hye Soo" w:date="2025-06-23T15:42:00Z" w:initials="HC">
    <w:p w14:paraId="21F834AF" w14:textId="43F1955B" w:rsidR="00AE1789" w:rsidRDefault="00AE1789" w:rsidP="00AE1789">
      <w:pPr>
        <w:pStyle w:val="CommentText"/>
      </w:pPr>
      <w:r>
        <w:rPr>
          <w:rStyle w:val="CommentReference"/>
        </w:rPr>
        <w:annotationRef/>
      </w:r>
      <w:r>
        <w:t>FDA: Suggest changing this to ‘Description’</w:t>
      </w:r>
    </w:p>
  </w:comment>
  <w:comment w:id="440" w:author="Pradnya Bharambe" w:date="2025-09-12T06:49:00Z" w:initials="PB">
    <w:p w14:paraId="0B5D40A0" w14:textId="77777777" w:rsidR="008F001D" w:rsidRDefault="008F001D" w:rsidP="008F001D">
      <w:pPr>
        <w:pStyle w:val="CommentText"/>
      </w:pPr>
      <w:r>
        <w:rPr>
          <w:rStyle w:val="CommentReference"/>
        </w:rPr>
        <w:annotationRef/>
      </w:r>
      <w:r>
        <w:t>ok</w:t>
      </w:r>
    </w:p>
  </w:comment>
  <w:comment w:id="467" w:author="Cho, Hye Soo" w:date="2025-06-23T15:42:00Z" w:initials="HC">
    <w:p w14:paraId="0C41A5A0" w14:textId="5B81E6A5" w:rsidR="00612D0C" w:rsidRDefault="00612D0C" w:rsidP="00612D0C">
      <w:pPr>
        <w:pStyle w:val="CommentText"/>
      </w:pPr>
      <w:r>
        <w:rPr>
          <w:rStyle w:val="CommentReference"/>
        </w:rPr>
        <w:annotationRef/>
      </w:r>
      <w:r>
        <w:t>FDA: Suggest changing this to ‘Description’</w:t>
      </w:r>
    </w:p>
  </w:comment>
  <w:comment w:id="468" w:author="Pradnya Bharambe" w:date="2025-09-12T06:50:00Z" w:initials="PB">
    <w:p w14:paraId="4F1DD817" w14:textId="77777777" w:rsidR="008F001D" w:rsidRDefault="008F001D" w:rsidP="008F001D">
      <w:pPr>
        <w:pStyle w:val="CommentText"/>
      </w:pPr>
      <w:r>
        <w:rPr>
          <w:rStyle w:val="CommentReference"/>
        </w:rPr>
        <w:annotationRef/>
      </w:r>
      <w:r>
        <w:t>Ok</w:t>
      </w:r>
    </w:p>
  </w:comment>
  <w:comment w:id="469" w:author="Pradnya Bharambe" w:date="2025-09-12T06:59:00Z" w:initials="PB">
    <w:p w14:paraId="19838C72" w14:textId="77777777" w:rsidR="008F001D" w:rsidRDefault="008F001D" w:rsidP="008F001D">
      <w:pPr>
        <w:pStyle w:val="CommentText"/>
      </w:pPr>
      <w:r>
        <w:rPr>
          <w:rStyle w:val="CommentReference"/>
        </w:rPr>
        <w:annotationRef/>
      </w:r>
      <w:r>
        <w:t>Sumit/Pradnya/Christine recommend to describe how package was used rather than copying a title from open source user manual</w:t>
      </w:r>
    </w:p>
  </w:comment>
  <w:comment w:id="471" w:author="Cho, Hye Soo" w:date="2025-06-23T15:42:00Z" w:initials="HC">
    <w:p w14:paraId="63B68A18" w14:textId="00C462B9" w:rsidR="0027091A" w:rsidRDefault="0027091A" w:rsidP="0027091A">
      <w:pPr>
        <w:pStyle w:val="CommentText"/>
      </w:pPr>
      <w:r>
        <w:rPr>
          <w:rStyle w:val="CommentReference"/>
        </w:rPr>
        <w:annotationRef/>
      </w:r>
      <w:r>
        <w:t>FDA: We added ‘Direct’ for clarification.</w:t>
      </w:r>
    </w:p>
  </w:comment>
  <w:comment w:id="472" w:author="Pradnya Bharambe" w:date="2025-09-12T07:00:00Z" w:initials="PB">
    <w:p w14:paraId="02C1763F" w14:textId="77777777" w:rsidR="0061554F" w:rsidRDefault="0061554F" w:rsidP="0061554F">
      <w:pPr>
        <w:pStyle w:val="CommentText"/>
      </w:pPr>
      <w:r>
        <w:rPr>
          <w:rStyle w:val="CommentReference"/>
        </w:rPr>
        <w:annotationRef/>
      </w:r>
      <w:r>
        <w:t>Recommending making optional as it can be found in user manual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61E891" w15:done="0"/>
  <w15:commentEx w15:paraId="30BA8254" w15:paraIdParent="4061E891" w15:done="0"/>
  <w15:commentEx w15:paraId="4FF4D803" w15:paraIdParent="4061E891" w15:done="0"/>
  <w15:commentEx w15:paraId="6C1A12BC" w15:done="0"/>
  <w15:commentEx w15:paraId="7F77AE35" w15:paraIdParent="6C1A12BC" w15:done="0"/>
  <w15:commentEx w15:paraId="4110AB40" w15:paraIdParent="6C1A12BC" w15:done="0"/>
  <w15:commentEx w15:paraId="6C1A12BD" w15:done="0"/>
  <w15:commentEx w15:paraId="5D6A119B" w15:paraIdParent="6C1A12BD" w15:done="0"/>
  <w15:commentEx w15:paraId="62587BB0" w15:done="0"/>
  <w15:commentEx w15:paraId="4FE9B09E" w15:paraIdParent="62587BB0" w15:done="0"/>
  <w15:commentEx w15:paraId="7E74B026" w15:done="0"/>
  <w15:commentEx w15:paraId="7D351FEF" w15:done="0"/>
  <w15:commentEx w15:paraId="72B56D1E" w15:paraIdParent="7D351FEF" w15:done="0"/>
  <w15:commentEx w15:paraId="6C1A12D1" w15:done="0"/>
  <w15:commentEx w15:paraId="7682C147" w15:paraIdParent="6C1A12D1" w15:done="0"/>
  <w15:commentEx w15:paraId="353E20F8" w15:paraIdParent="6C1A12D1" w15:done="0"/>
  <w15:commentEx w15:paraId="634F601A" w15:paraIdParent="6C1A12D1" w15:done="0"/>
  <w15:commentEx w15:paraId="6C1A12D2" w15:done="0"/>
  <w15:commentEx w15:paraId="3EA5041F" w15:paraIdParent="6C1A12D2" w15:done="0"/>
  <w15:commentEx w15:paraId="327BC4A0" w15:done="0"/>
  <w15:commentEx w15:paraId="33B8DE58" w15:paraIdParent="327BC4A0" w15:done="0"/>
  <w15:commentEx w15:paraId="6C1A12D3" w15:done="0"/>
  <w15:commentEx w15:paraId="5D87C581" w15:paraIdParent="6C1A12D3" w15:done="0"/>
  <w15:commentEx w15:paraId="228A205C" w15:paraIdParent="6C1A12D3" w15:done="0"/>
  <w15:commentEx w15:paraId="43753C5B" w15:done="0"/>
  <w15:commentEx w15:paraId="21F834AF" w15:done="0"/>
  <w15:commentEx w15:paraId="0B5D40A0" w15:paraIdParent="21F834AF" w15:done="0"/>
  <w15:commentEx w15:paraId="0C41A5A0" w15:done="0"/>
  <w15:commentEx w15:paraId="4F1DD817" w15:paraIdParent="0C41A5A0" w15:done="0"/>
  <w15:commentEx w15:paraId="19838C72" w15:paraIdParent="0C41A5A0" w15:done="0"/>
  <w15:commentEx w15:paraId="63B68A18" w15:done="0"/>
  <w15:commentEx w15:paraId="02C1763F" w15:paraIdParent="63B68A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03CF43" w16cex:dateUtc="2025-06-23T17:04:00Z"/>
  <w16cex:commentExtensible w16cex:durableId="6611C9D7" w16cex:dateUtc="2025-09-12T13:06:00Z"/>
  <w16cex:commentExtensible w16cex:durableId="0F069C57" w16cex:dateUtc="2026-01-09T15:37:00Z"/>
  <w16cex:commentExtensible w16cex:durableId="4ED2E7A2" w16cex:dateUtc="2025-09-12T13:08:00Z"/>
  <w16cex:commentExtensible w16cex:durableId="15BDA14C" w16cex:dateUtc="2025-09-12T13:09:00Z"/>
  <w16cex:commentExtensible w16cex:durableId="57925740" w16cex:dateUtc="2026-01-09T15:38:00Z"/>
  <w16cex:commentExtensible w16cex:durableId="2C03EB5D" w16cex:dateUtc="2025-06-23T19:03:00Z"/>
  <w16cex:commentExtensible w16cex:durableId="6DECC1D7" w16cex:dateUtc="2026-01-09T15:39:00Z"/>
  <w16cex:commentExtensible w16cex:durableId="19A6B0C0" w16cex:dateUtc="2025-09-12T13:12:00Z"/>
  <w16cex:commentExtensible w16cex:durableId="2C03EAF2" w16cex:dateUtc="2025-06-23T19:02:00Z"/>
  <w16cex:commentExtensible w16cex:durableId="5B148BB8" w16cex:dateUtc="2025-09-12T13:22:00Z"/>
  <w16cex:commentExtensible w16cex:durableId="2C03ED15" w16cex:dateUtc="2025-06-23T19:11:00Z"/>
  <w16cex:commentExtensible w16cex:durableId="3BA74EEC" w16cex:dateUtc="2025-09-12T13:22:00Z"/>
  <w16cex:commentExtensible w16cex:durableId="76A0C502" w16cex:dateUtc="2026-01-09T15:49:00Z"/>
  <w16cex:commentExtensible w16cex:durableId="2E63CCD7" w16cex:dateUtc="2026-01-09T15:52:00Z"/>
  <w16cex:commentExtensible w16cex:durableId="2C03F0B0" w16cex:dateUtc="2025-06-23T19:26:00Z"/>
  <w16cex:commentExtensible w16cex:durableId="56F4F0D3" w16cex:dateUtc="2025-09-12T13:25:00Z"/>
  <w16cex:commentExtensible w16cex:durableId="2C03F2F6" w16cex:dateUtc="2025-06-23T19:36:00Z"/>
  <w16cex:commentExtensible w16cex:durableId="1D74D1AC" w16cex:dateUtc="2025-09-12T13:50:00Z"/>
  <w16cex:commentExtensible w16cex:durableId="75ED9741" w16cex:dateUtc="2025-09-12T13:49:00Z"/>
  <w16cex:commentExtensible w16cex:durableId="2C03F450" w16cex:dateUtc="2025-06-23T19:42:00Z"/>
  <w16cex:commentExtensible w16cex:durableId="47CBE44A" w16cex:dateUtc="2025-09-12T13:49:00Z"/>
  <w16cex:commentExtensible w16cex:durableId="2C03F46A" w16cex:dateUtc="2025-06-23T19:42:00Z"/>
  <w16cex:commentExtensible w16cex:durableId="2B58468C" w16cex:dateUtc="2025-09-12T13:50:00Z"/>
  <w16cex:commentExtensible w16cex:durableId="73EC37E6" w16cex:dateUtc="2025-09-12T13:59:00Z"/>
  <w16cex:commentExtensible w16cex:durableId="2C03F482" w16cex:dateUtc="2025-06-23T19:42:00Z"/>
  <w16cex:commentExtensible w16cex:durableId="587647E8" w16cex:dateUtc="2025-09-12T14: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61E891" w16cid:durableId="2C03CF43"/>
  <w16cid:commentId w16cid:paraId="30BA8254" w16cid:durableId="6611C9D7"/>
  <w16cid:commentId w16cid:paraId="4FF4D803" w16cid:durableId="0F069C57"/>
  <w16cid:commentId w16cid:paraId="6C1A12BC" w16cid:durableId="2BFBA0B3"/>
  <w16cid:commentId w16cid:paraId="7F77AE35" w16cid:durableId="4ED2E7A2"/>
  <w16cid:commentId w16cid:paraId="4110AB40" w16cid:durableId="15BDA14C"/>
  <w16cid:commentId w16cid:paraId="6C1A12BD" w16cid:durableId="2BFBA0B4"/>
  <w16cid:commentId w16cid:paraId="5D6A119B" w16cid:durableId="57925740"/>
  <w16cid:commentId w16cid:paraId="62587BB0" w16cid:durableId="2C03EB5D"/>
  <w16cid:commentId w16cid:paraId="4FE9B09E" w16cid:durableId="6DECC1D7"/>
  <w16cid:commentId w16cid:paraId="7E74B026" w16cid:durableId="19A6B0C0"/>
  <w16cid:commentId w16cid:paraId="7D351FEF" w16cid:durableId="2C03EAF2"/>
  <w16cid:commentId w16cid:paraId="72B56D1E" w16cid:durableId="5B148BB8"/>
  <w16cid:commentId w16cid:paraId="6C1A12D1" w16cid:durableId="2BFBA0B5"/>
  <w16cid:commentId w16cid:paraId="7682C147" w16cid:durableId="2C03ED15"/>
  <w16cid:commentId w16cid:paraId="353E20F8" w16cid:durableId="3BA74EEC"/>
  <w16cid:commentId w16cid:paraId="634F601A" w16cid:durableId="76A0C502"/>
  <w16cid:commentId w16cid:paraId="6C1A12D2" w16cid:durableId="2BFBA0B6"/>
  <w16cid:commentId w16cid:paraId="3EA5041F" w16cid:durableId="2E63CCD7"/>
  <w16cid:commentId w16cid:paraId="327BC4A0" w16cid:durableId="2C03F0B0"/>
  <w16cid:commentId w16cid:paraId="33B8DE58" w16cid:durableId="56F4F0D3"/>
  <w16cid:commentId w16cid:paraId="6C1A12D3" w16cid:durableId="2BFBA0B7"/>
  <w16cid:commentId w16cid:paraId="5D87C581" w16cid:durableId="2C03F2F6"/>
  <w16cid:commentId w16cid:paraId="228A205C" w16cid:durableId="1D74D1AC"/>
  <w16cid:commentId w16cid:paraId="43753C5B" w16cid:durableId="75ED9741"/>
  <w16cid:commentId w16cid:paraId="21F834AF" w16cid:durableId="2C03F450"/>
  <w16cid:commentId w16cid:paraId="0B5D40A0" w16cid:durableId="47CBE44A"/>
  <w16cid:commentId w16cid:paraId="0C41A5A0" w16cid:durableId="2C03F46A"/>
  <w16cid:commentId w16cid:paraId="4F1DD817" w16cid:durableId="2B58468C"/>
  <w16cid:commentId w16cid:paraId="19838C72" w16cid:durableId="73EC37E6"/>
  <w16cid:commentId w16cid:paraId="63B68A18" w16cid:durableId="2C03F482"/>
  <w16cid:commentId w16cid:paraId="02C1763F" w16cid:durableId="587647E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3977F" w14:textId="77777777" w:rsidR="00C865B9" w:rsidRDefault="00C865B9">
      <w:pPr>
        <w:spacing w:before="0" w:line="240" w:lineRule="auto"/>
      </w:pPr>
      <w:r>
        <w:separator/>
      </w:r>
    </w:p>
  </w:endnote>
  <w:endnote w:type="continuationSeparator" w:id="0">
    <w:p w14:paraId="7C73EFB4" w14:textId="77777777" w:rsidR="00C865B9" w:rsidRDefault="00C865B9">
      <w:pPr>
        <w:spacing w:before="0" w:line="240" w:lineRule="auto"/>
      </w:pPr>
      <w:r>
        <w:continuationSeparator/>
      </w:r>
    </w:p>
  </w:endnote>
  <w:endnote w:type="continuationNotice" w:id="1">
    <w:p w14:paraId="072CD424" w14:textId="77777777" w:rsidR="00C865B9" w:rsidRDefault="00C865B9">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1"/>
    <w:family w:val="swiss"/>
    <w:pitch w:val="default"/>
  </w:font>
  <w:font w:name="Courier New">
    <w:panose1 w:val="02070309020205020404"/>
    <w:charset w:val="00"/>
    <w:family w:val="modern"/>
    <w:pitch w:val="fixed"/>
    <w:sig w:usb0="E0002EFF" w:usb1="C0007843" w:usb2="00000009" w:usb3="00000000" w:csb0="000001F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A12D6" w14:textId="77777777" w:rsidR="00141DFB" w:rsidRDefault="00A53DE9">
    <w:pPr>
      <w:pStyle w:val="normal1"/>
      <w:tabs>
        <w:tab w:val="center" w:pos="4680"/>
        <w:tab w:val="right" w:pos="9270"/>
        <w:tab w:val="right" w:pos="9360"/>
        <w:tab w:val="right" w:pos="12960"/>
      </w:tabs>
      <w:spacing w:line="240" w:lineRule="auto"/>
      <w:rPr>
        <w:rFonts w:eastAsia="Times New Roman" w:cs="Times New Roman"/>
        <w:color w:val="000000"/>
      </w:rPr>
    </w:pPr>
    <w:r>
      <w:rPr>
        <w:rFonts w:eastAsia="Times New Roman" w:cs="Times New Roman"/>
        <w:color w:val="000000"/>
      </w:rPr>
      <w:tab/>
      <w:t xml:space="preserve">Page </w:t>
    </w:r>
    <w:r>
      <w:fldChar w:fldCharType="begin"/>
    </w:r>
    <w:r>
      <w:instrText xml:space="preserve"> PAGE </w:instrText>
    </w:r>
    <w:r>
      <w:fldChar w:fldCharType="separate"/>
    </w:r>
    <w:r>
      <w:t>14</w:t>
    </w:r>
    <w:r>
      <w:fldChar w:fldCharType="end"/>
    </w:r>
    <w:r>
      <w:rPr>
        <w:rFonts w:eastAsia="Times New Roman" w:cs="Times New Roman"/>
        <w:color w:val="000000"/>
      </w:rPr>
      <w:t xml:space="preserve"> of </w:t>
    </w:r>
    <w:r>
      <w:fldChar w:fldCharType="begin"/>
    </w:r>
    <w:r>
      <w:instrText xml:space="preserve"> NUMPAGES </w:instrText>
    </w:r>
    <w:r>
      <w:fldChar w:fldCharType="separate"/>
    </w:r>
    <w:r>
      <w:t>19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A12D8" w14:textId="77777777" w:rsidR="00141DFB" w:rsidRDefault="00A53DE9">
    <w:pPr>
      <w:pStyle w:val="normal1"/>
      <w:tabs>
        <w:tab w:val="center" w:pos="4680"/>
        <w:tab w:val="right" w:pos="9360"/>
      </w:tabs>
      <w:spacing w:line="240" w:lineRule="auto"/>
      <w:rPr>
        <w:rFonts w:eastAsia="Times New Roman" w:cs="Times New Roman"/>
        <w:color w:val="000000"/>
      </w:rPr>
    </w:pPr>
    <w:r>
      <w:rPr>
        <w:rFonts w:eastAsia="Times New Roman" w:cs="Times New Roman"/>
        <w:color w:val="000000"/>
      </w:rPr>
      <w:tab/>
    </w:r>
    <w:r>
      <w:rPr>
        <w:rFonts w:eastAsia="Times New Roman" w:cs="Times New Roman"/>
        <w:color w:val="000000"/>
      </w:rPr>
      <w:tab/>
    </w:r>
    <w:r>
      <w:rPr>
        <w:rFonts w:eastAsia="Times New Roman" w:cs="Times New Roman"/>
        <w:color w:val="000000"/>
      </w:rPr>
      <w:tab/>
    </w:r>
    <w:r>
      <w:rPr>
        <w:rFonts w:eastAsia="Times New Roman" w:cs="Times New Roman"/>
        <w:color w:val="000000"/>
      </w:rPr>
      <w:tab/>
      <w:t xml:space="preserve">Page </w:t>
    </w:r>
    <w:r>
      <w:fldChar w:fldCharType="begin"/>
    </w:r>
    <w:r>
      <w:instrText xml:space="preserve"> PAGE </w:instrText>
    </w:r>
    <w:r>
      <w:fldChar w:fldCharType="separate"/>
    </w:r>
    <w:r>
      <w:t>1</w:t>
    </w:r>
    <w:r>
      <w:fldChar w:fldCharType="end"/>
    </w:r>
    <w:r>
      <w:rPr>
        <w:rFonts w:eastAsia="Times New Roman" w:cs="Times New Roman"/>
        <w:color w:val="000000"/>
      </w:rPr>
      <w:t xml:space="preserve"> of </w:t>
    </w:r>
    <w:r>
      <w:fldChar w:fldCharType="begin"/>
    </w:r>
    <w:r>
      <w:instrText xml:space="preserve"> NUMPAGES </w:instrText>
    </w:r>
    <w:r>
      <w:fldChar w:fldCharType="separate"/>
    </w:r>
    <w:r>
      <w:t>19</w:t>
    </w:r>
    <w:r>
      <w:fldChar w:fldCharType="end"/>
    </w:r>
  </w:p>
  <w:p w14:paraId="6C1A12D9" w14:textId="77777777" w:rsidR="00141DFB" w:rsidRDefault="00141DFB">
    <w:pPr>
      <w:pStyle w:val="normal1"/>
      <w:tabs>
        <w:tab w:val="center" w:pos="4680"/>
        <w:tab w:val="right" w:pos="9360"/>
        <w:tab w:val="left" w:pos="11704"/>
      </w:tabs>
      <w:spacing w:line="240" w:lineRule="auto"/>
      <w:rPr>
        <w:rFonts w:eastAsia="Times New Roman" w:cs="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A12DB" w14:textId="77777777" w:rsidR="00141DFB" w:rsidRDefault="00A53DE9">
    <w:pPr>
      <w:pStyle w:val="normal1"/>
      <w:tabs>
        <w:tab w:val="center" w:pos="4680"/>
        <w:tab w:val="right" w:pos="9360"/>
      </w:tabs>
      <w:spacing w:line="240" w:lineRule="auto"/>
      <w:rPr>
        <w:rFonts w:eastAsia="Times New Roman" w:cs="Times New Roman"/>
        <w:color w:val="000000"/>
      </w:rPr>
    </w:pPr>
    <w:r>
      <w:rPr>
        <w:rFonts w:eastAsia="Times New Roman" w:cs="Times New Roman"/>
        <w:color w:val="000000"/>
      </w:rPr>
      <w:tab/>
    </w:r>
    <w:r>
      <w:rPr>
        <w:rFonts w:eastAsia="Times New Roman" w:cs="Times New Roman"/>
        <w:color w:val="000000"/>
      </w:rPr>
      <w:tab/>
    </w:r>
    <w:r>
      <w:rPr>
        <w:rFonts w:eastAsia="Times New Roman" w:cs="Times New Roman"/>
        <w:color w:val="000000"/>
      </w:rPr>
      <w:tab/>
    </w:r>
    <w:r>
      <w:rPr>
        <w:rFonts w:eastAsia="Times New Roman" w:cs="Times New Roman"/>
        <w:color w:val="000000"/>
      </w:rPr>
      <w:tab/>
      <w:t xml:space="preserve">Page </w:t>
    </w:r>
    <w:r>
      <w:fldChar w:fldCharType="begin"/>
    </w:r>
    <w:r>
      <w:instrText xml:space="preserve"> PAGE </w:instrText>
    </w:r>
    <w:r>
      <w:fldChar w:fldCharType="separate"/>
    </w:r>
    <w:r>
      <w:t>17</w:t>
    </w:r>
    <w:r>
      <w:fldChar w:fldCharType="end"/>
    </w:r>
    <w:r>
      <w:rPr>
        <w:rFonts w:eastAsia="Times New Roman" w:cs="Times New Roman"/>
        <w:color w:val="000000"/>
      </w:rPr>
      <w:t xml:space="preserve"> of </w:t>
    </w:r>
    <w:r>
      <w:fldChar w:fldCharType="begin"/>
    </w:r>
    <w:r>
      <w:instrText xml:space="preserve"> NUMPAGES </w:instrText>
    </w:r>
    <w:r>
      <w:fldChar w:fldCharType="separate"/>
    </w:r>
    <w:r>
      <w:t>19</w:t>
    </w:r>
    <w:r>
      <w:fldChar w:fldCharType="end"/>
    </w:r>
  </w:p>
  <w:p w14:paraId="6C1A12DC" w14:textId="77777777" w:rsidR="00141DFB" w:rsidRDefault="00141DFB">
    <w:pPr>
      <w:pStyle w:val="normal1"/>
      <w:tabs>
        <w:tab w:val="center" w:pos="4680"/>
        <w:tab w:val="right" w:pos="9360"/>
        <w:tab w:val="left" w:pos="11704"/>
      </w:tabs>
      <w:spacing w:line="240" w:lineRule="auto"/>
      <w:rPr>
        <w:rFonts w:eastAsia="Times New Roman" w:cs="Times New Roman"/>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A12DE" w14:textId="77777777" w:rsidR="00141DFB" w:rsidRDefault="00141DFB">
    <w:pPr>
      <w:pStyle w:val="normal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A12E1" w14:textId="77777777" w:rsidR="00141DFB" w:rsidRDefault="00A53DE9">
    <w:pPr>
      <w:pStyle w:val="normal1"/>
      <w:tabs>
        <w:tab w:val="center" w:pos="4680"/>
        <w:tab w:val="right" w:pos="9270"/>
        <w:tab w:val="right" w:pos="9360"/>
        <w:tab w:val="right" w:pos="12960"/>
      </w:tabs>
      <w:spacing w:line="240" w:lineRule="auto"/>
      <w:rPr>
        <w:rFonts w:eastAsia="Times New Roman" w:cs="Times New Roman"/>
        <w:color w:val="000000"/>
      </w:rPr>
    </w:pPr>
    <w:r>
      <w:rPr>
        <w:rFonts w:eastAsia="Times New Roman" w:cs="Times New Roman"/>
        <w:color w:val="000000"/>
      </w:rPr>
      <w:tab/>
      <w:t xml:space="preserve">Page </w:t>
    </w:r>
    <w:r>
      <w:fldChar w:fldCharType="begin"/>
    </w:r>
    <w:r>
      <w:instrText xml:space="preserve"> PAGE </w:instrText>
    </w:r>
    <w:r>
      <w:fldChar w:fldCharType="separate"/>
    </w:r>
    <w:r>
      <w:t>19</w:t>
    </w:r>
    <w:r>
      <w:fldChar w:fldCharType="end"/>
    </w:r>
    <w:r>
      <w:rPr>
        <w:rFonts w:eastAsia="Times New Roman" w:cs="Times New Roman"/>
        <w:color w:val="000000"/>
      </w:rPr>
      <w:t xml:space="preserve"> of </w:t>
    </w:r>
    <w:r>
      <w:fldChar w:fldCharType="begin"/>
    </w:r>
    <w:r>
      <w:instrText xml:space="preserve"> NUMPAGES </w:instrText>
    </w:r>
    <w:r>
      <w:fldChar w:fldCharType="separate"/>
    </w:r>
    <w:r>
      <w:t>19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A12E3" w14:textId="77777777" w:rsidR="00141DFB" w:rsidRDefault="00A53DE9">
    <w:pPr>
      <w:pStyle w:val="normal1"/>
      <w:tabs>
        <w:tab w:val="center" w:pos="4680"/>
        <w:tab w:val="right" w:pos="9360"/>
      </w:tabs>
      <w:spacing w:line="240" w:lineRule="auto"/>
      <w:rPr>
        <w:rFonts w:eastAsia="Times New Roman" w:cs="Times New Roman"/>
        <w:color w:val="000000"/>
      </w:rPr>
    </w:pPr>
    <w:r>
      <w:rPr>
        <w:rFonts w:eastAsia="Times New Roman" w:cs="Times New Roman"/>
        <w:color w:val="000000"/>
      </w:rPr>
      <w:tab/>
    </w:r>
    <w:r>
      <w:rPr>
        <w:rFonts w:eastAsia="Times New Roman" w:cs="Times New Roman"/>
        <w:color w:val="000000"/>
      </w:rPr>
      <w:tab/>
    </w:r>
    <w:r>
      <w:rPr>
        <w:rFonts w:eastAsia="Times New Roman" w:cs="Times New Roman"/>
        <w:color w:val="000000"/>
      </w:rPr>
      <w:tab/>
    </w:r>
    <w:r>
      <w:rPr>
        <w:rFonts w:eastAsia="Times New Roman" w:cs="Times New Roman"/>
        <w:color w:val="000000"/>
      </w:rPr>
      <w:tab/>
      <w:t xml:space="preserve">Page </w:t>
    </w:r>
    <w:r>
      <w:fldChar w:fldCharType="begin"/>
    </w:r>
    <w:r>
      <w:instrText xml:space="preserve"> PAGE </w:instrText>
    </w:r>
    <w:r>
      <w:fldChar w:fldCharType="separate"/>
    </w:r>
    <w:r>
      <w:t>18</w:t>
    </w:r>
    <w:r>
      <w:fldChar w:fldCharType="end"/>
    </w:r>
    <w:r>
      <w:rPr>
        <w:rFonts w:eastAsia="Times New Roman" w:cs="Times New Roman"/>
        <w:color w:val="000000"/>
      </w:rPr>
      <w:t xml:space="preserve"> of </w:t>
    </w:r>
    <w:r>
      <w:fldChar w:fldCharType="begin"/>
    </w:r>
    <w:r>
      <w:instrText xml:space="preserve"> NUMPAGES </w:instrText>
    </w:r>
    <w:r>
      <w:fldChar w:fldCharType="separate"/>
    </w:r>
    <w:r>
      <w:t>19</w:t>
    </w:r>
    <w:r>
      <w:fldChar w:fldCharType="end"/>
    </w:r>
  </w:p>
  <w:p w14:paraId="6C1A12E4" w14:textId="77777777" w:rsidR="00141DFB" w:rsidRDefault="00141DFB">
    <w:pPr>
      <w:pStyle w:val="normal1"/>
      <w:tabs>
        <w:tab w:val="center" w:pos="4680"/>
        <w:tab w:val="right" w:pos="9360"/>
        <w:tab w:val="left" w:pos="11704"/>
      </w:tabs>
      <w:spacing w:line="240" w:lineRule="auto"/>
      <w:rPr>
        <w:rFonts w:eastAsia="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D26D1" w14:textId="77777777" w:rsidR="00C865B9" w:rsidRDefault="00C865B9">
      <w:pPr>
        <w:spacing w:before="0" w:line="240" w:lineRule="auto"/>
      </w:pPr>
      <w:r>
        <w:separator/>
      </w:r>
    </w:p>
  </w:footnote>
  <w:footnote w:type="continuationSeparator" w:id="0">
    <w:p w14:paraId="1379EB41" w14:textId="77777777" w:rsidR="00C865B9" w:rsidRDefault="00C865B9">
      <w:pPr>
        <w:spacing w:before="0" w:line="240" w:lineRule="auto"/>
      </w:pPr>
      <w:r>
        <w:continuationSeparator/>
      </w:r>
    </w:p>
  </w:footnote>
  <w:footnote w:type="continuationNotice" w:id="1">
    <w:p w14:paraId="6966B1D4" w14:textId="77777777" w:rsidR="00C865B9" w:rsidRDefault="00C865B9">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A12D4" w14:textId="77777777" w:rsidR="00141DFB" w:rsidRDefault="00A53DE9">
    <w:pPr>
      <w:pStyle w:val="normal1"/>
      <w:tabs>
        <w:tab w:val="center" w:pos="4680"/>
        <w:tab w:val="right" w:pos="9270"/>
        <w:tab w:val="right" w:pos="9360"/>
        <w:tab w:val="right" w:pos="12870"/>
      </w:tabs>
      <w:spacing w:line="240" w:lineRule="auto"/>
      <w:jc w:val="both"/>
      <w:rPr>
        <w:rFonts w:eastAsia="Times New Roman" w:cs="Times New Roman"/>
        <w:color w:val="000000"/>
        <w:sz w:val="30"/>
        <w:szCs w:val="30"/>
      </w:rPr>
    </w:pPr>
    <w:r>
      <w:fldChar w:fldCharType="begin"/>
    </w:r>
    <w:r>
      <w:instrText xml:space="preserve"> FILLIN ""</w:instrText>
    </w:r>
    <w:r>
      <w:fldChar w:fldCharType="separate"/>
    </w:r>
    <w:r>
      <w:t>Study &lt;Protocol Number&gt;</w:t>
    </w:r>
    <w:r>
      <w:tab/>
      <w:t xml:space="preserve">     Analysis Data Reviewer’s Guide</w:t>
    </w:r>
    <w:r>
      <w:fldChar w:fldCharType="end"/>
    </w:r>
  </w:p>
  <w:p w14:paraId="6C1A12D5" w14:textId="77777777" w:rsidR="00141DFB" w:rsidRDefault="00141DFB">
    <w:pPr>
      <w:pStyle w:val="normal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A12D7" w14:textId="77777777" w:rsidR="00141DFB" w:rsidRDefault="00141DFB">
    <w:pPr>
      <w:pStyle w:val="normal1"/>
      <w:tabs>
        <w:tab w:val="center" w:pos="4680"/>
        <w:tab w:val="right" w:pos="9270"/>
        <w:tab w:val="right" w:pos="9360"/>
        <w:tab w:val="right" w:pos="12870"/>
      </w:tabs>
      <w:spacing w:line="240" w:lineRule="auto"/>
      <w:jc w:val="both"/>
      <w:rPr>
        <w:rFonts w:eastAsia="Times New Roman" w:cs="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A12DA" w14:textId="77777777" w:rsidR="00141DFB" w:rsidRDefault="00141DFB">
    <w:pPr>
      <w:pStyle w:val="normal1"/>
      <w:tabs>
        <w:tab w:val="center" w:pos="4680"/>
        <w:tab w:val="right" w:pos="9360"/>
      </w:tabs>
      <w:spacing w:line="240" w:lineRule="auto"/>
      <w:rPr>
        <w:rFonts w:eastAsia="Times New Roman" w:cs="Times New Roman"/>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A12DD" w14:textId="77777777" w:rsidR="00141DFB" w:rsidRDefault="00141DFB">
    <w:pPr>
      <w:pStyle w:val="normal1"/>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A12DF" w14:textId="77777777" w:rsidR="00141DFB" w:rsidRDefault="00A53DE9">
    <w:pPr>
      <w:pStyle w:val="normal1"/>
      <w:tabs>
        <w:tab w:val="center" w:pos="4680"/>
        <w:tab w:val="right" w:pos="9270"/>
        <w:tab w:val="right" w:pos="9360"/>
        <w:tab w:val="right" w:pos="12870"/>
      </w:tabs>
      <w:spacing w:line="240" w:lineRule="auto"/>
      <w:jc w:val="both"/>
      <w:rPr>
        <w:rFonts w:eastAsia="Times New Roman" w:cs="Times New Roman"/>
        <w:color w:val="000000"/>
        <w:sz w:val="30"/>
        <w:szCs w:val="30"/>
      </w:rPr>
    </w:pPr>
    <w:r>
      <w:rPr>
        <w:rFonts w:eastAsia="Times New Roman" w:cs="Times New Roman"/>
        <w:color w:val="000000"/>
        <w:sz w:val="30"/>
        <w:szCs w:val="30"/>
      </w:rPr>
      <w:t>Study &lt;Protocol Number&gt;</w:t>
    </w:r>
    <w:r>
      <w:rPr>
        <w:rFonts w:eastAsia="Times New Roman" w:cs="Times New Roman"/>
        <w:color w:val="000000"/>
        <w:sz w:val="30"/>
        <w:szCs w:val="30"/>
      </w:rPr>
      <w:tab/>
      <w:t>Analysis Data Reviewer’s Guide</w:t>
    </w:r>
  </w:p>
  <w:p w14:paraId="6C1A12E0" w14:textId="77777777" w:rsidR="00141DFB" w:rsidRDefault="00141DFB">
    <w:pPr>
      <w:pStyle w:val="normal1"/>
      <w:tabs>
        <w:tab w:val="center" w:pos="4680"/>
        <w:tab w:val="right" w:pos="9360"/>
      </w:tabs>
      <w:spacing w:line="240" w:lineRule="auto"/>
      <w:rPr>
        <w:rFonts w:eastAsia="Times New Roman" w:cs="Times New Roman"/>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A12E2" w14:textId="77777777" w:rsidR="00141DFB" w:rsidRDefault="00141DFB">
    <w:pPr>
      <w:pStyle w:val="normal1"/>
      <w:tabs>
        <w:tab w:val="center" w:pos="4680"/>
        <w:tab w:val="right" w:pos="9360"/>
      </w:tabs>
      <w:spacing w:line="240" w:lineRule="auto"/>
      <w:rPr>
        <w:rFonts w:eastAsia="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A3BBE"/>
    <w:multiLevelType w:val="multilevel"/>
    <w:tmpl w:val="3F0897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F7D51E5"/>
    <w:multiLevelType w:val="multilevel"/>
    <w:tmpl w:val="03287B84"/>
    <w:lvl w:ilvl="0">
      <w:start w:val="1"/>
      <w:numFmt w:val="decimal"/>
      <w:lvlText w:val="3.%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10513761"/>
    <w:multiLevelType w:val="multilevel"/>
    <w:tmpl w:val="831EA610"/>
    <w:lvl w:ilvl="0">
      <w:start w:val="7"/>
      <w:numFmt w:val="decimal"/>
      <w:lvlText w:val="%1."/>
      <w:lvlJc w:val="left"/>
      <w:pPr>
        <w:tabs>
          <w:tab w:val="num" w:pos="0"/>
        </w:tabs>
        <w:ind w:left="45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3" w15:restartNumberingAfterBreak="0">
    <w:nsid w:val="2C23657F"/>
    <w:multiLevelType w:val="multilevel"/>
    <w:tmpl w:val="319A728A"/>
    <w:lvl w:ilvl="0">
      <w:start w:val="5"/>
      <w:numFmt w:val="decimal"/>
      <w:lvlText w:val="%1."/>
      <w:lvlJc w:val="left"/>
      <w:pPr>
        <w:tabs>
          <w:tab w:val="num" w:pos="0"/>
        </w:tabs>
        <w:ind w:left="45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4" w15:restartNumberingAfterBreak="0">
    <w:nsid w:val="3EEB0A6A"/>
    <w:multiLevelType w:val="multilevel"/>
    <w:tmpl w:val="653AF590"/>
    <w:lvl w:ilvl="0">
      <w:start w:val="1"/>
      <w:numFmt w:val="decimal"/>
      <w:lvlText w:val="1.%1"/>
      <w:lvlJc w:val="left"/>
      <w:pPr>
        <w:tabs>
          <w:tab w:val="num" w:pos="0"/>
        </w:tabs>
        <w:ind w:left="360" w:hanging="360"/>
      </w:pPr>
      <w:rPr>
        <w:b/>
        <w:i w:val="0"/>
        <w:caps w:val="0"/>
        <w:smallCaps w:val="0"/>
        <w:strike w:val="0"/>
        <w:dstrike w:val="0"/>
        <w:position w:val="0"/>
        <w:sz w:val="22"/>
        <w:u w:val="none"/>
        <w:vertAlign w:val="baseline"/>
      </w:rPr>
    </w:lvl>
    <w:lvl w:ilvl="1">
      <w:start w:val="1"/>
      <w:numFmt w:val="decimal"/>
      <w:lvlText w:val="1.%2"/>
      <w:lvlJc w:val="left"/>
      <w:pPr>
        <w:tabs>
          <w:tab w:val="num" w:pos="0"/>
        </w:tabs>
        <w:ind w:left="450" w:hanging="45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5" w15:restartNumberingAfterBreak="0">
    <w:nsid w:val="4B972153"/>
    <w:multiLevelType w:val="multilevel"/>
    <w:tmpl w:val="3E4EC5E8"/>
    <w:lvl w:ilvl="0">
      <w:start w:val="1"/>
      <w:numFmt w:val="decimal"/>
      <w:lvlText w:val="%1."/>
      <w:lvlJc w:val="left"/>
      <w:pPr>
        <w:tabs>
          <w:tab w:val="num" w:pos="0"/>
        </w:tabs>
        <w:ind w:left="450" w:hanging="360"/>
      </w:pPr>
    </w:lvl>
    <w:lvl w:ilvl="1">
      <w:start w:val="2"/>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6" w15:restartNumberingAfterBreak="0">
    <w:nsid w:val="4C5B7C43"/>
    <w:multiLevelType w:val="multilevel"/>
    <w:tmpl w:val="CD642538"/>
    <w:lvl w:ilvl="0">
      <w:start w:val="1"/>
      <w:numFmt w:val="decimal"/>
      <w:lvlText w:val="2.%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7" w15:restartNumberingAfterBreak="0">
    <w:nsid w:val="4F15113B"/>
    <w:multiLevelType w:val="hybridMultilevel"/>
    <w:tmpl w:val="75EA12B2"/>
    <w:lvl w:ilvl="0" w:tplc="8A4AD82E">
      <w:start w:val="1"/>
      <w:numFmt w:val="decimal"/>
      <w:lvlText w:val="%1."/>
      <w:lvlJc w:val="left"/>
      <w:pPr>
        <w:ind w:left="1020" w:hanging="360"/>
      </w:pPr>
    </w:lvl>
    <w:lvl w:ilvl="1" w:tplc="1F984D48">
      <w:start w:val="1"/>
      <w:numFmt w:val="decimal"/>
      <w:lvlText w:val="%2."/>
      <w:lvlJc w:val="left"/>
      <w:pPr>
        <w:ind w:left="1020" w:hanging="360"/>
      </w:pPr>
    </w:lvl>
    <w:lvl w:ilvl="2" w:tplc="339C60D0">
      <w:start w:val="1"/>
      <w:numFmt w:val="decimal"/>
      <w:lvlText w:val="%3."/>
      <w:lvlJc w:val="left"/>
      <w:pPr>
        <w:ind w:left="1020" w:hanging="360"/>
      </w:pPr>
    </w:lvl>
    <w:lvl w:ilvl="3" w:tplc="A3243DE8">
      <w:start w:val="1"/>
      <w:numFmt w:val="decimal"/>
      <w:lvlText w:val="%4."/>
      <w:lvlJc w:val="left"/>
      <w:pPr>
        <w:ind w:left="1020" w:hanging="360"/>
      </w:pPr>
    </w:lvl>
    <w:lvl w:ilvl="4" w:tplc="3C004036">
      <w:start w:val="1"/>
      <w:numFmt w:val="decimal"/>
      <w:lvlText w:val="%5."/>
      <w:lvlJc w:val="left"/>
      <w:pPr>
        <w:ind w:left="1020" w:hanging="360"/>
      </w:pPr>
    </w:lvl>
    <w:lvl w:ilvl="5" w:tplc="C5ACD5CC">
      <w:start w:val="1"/>
      <w:numFmt w:val="decimal"/>
      <w:lvlText w:val="%6."/>
      <w:lvlJc w:val="left"/>
      <w:pPr>
        <w:ind w:left="1020" w:hanging="360"/>
      </w:pPr>
    </w:lvl>
    <w:lvl w:ilvl="6" w:tplc="8BC8FC0E">
      <w:start w:val="1"/>
      <w:numFmt w:val="decimal"/>
      <w:lvlText w:val="%7."/>
      <w:lvlJc w:val="left"/>
      <w:pPr>
        <w:ind w:left="1020" w:hanging="360"/>
      </w:pPr>
    </w:lvl>
    <w:lvl w:ilvl="7" w:tplc="557CCDA4">
      <w:start w:val="1"/>
      <w:numFmt w:val="decimal"/>
      <w:lvlText w:val="%8."/>
      <w:lvlJc w:val="left"/>
      <w:pPr>
        <w:ind w:left="1020" w:hanging="360"/>
      </w:pPr>
    </w:lvl>
    <w:lvl w:ilvl="8" w:tplc="A2E6DC88">
      <w:start w:val="1"/>
      <w:numFmt w:val="decimal"/>
      <w:lvlText w:val="%9."/>
      <w:lvlJc w:val="left"/>
      <w:pPr>
        <w:ind w:left="1020" w:hanging="360"/>
      </w:pPr>
    </w:lvl>
  </w:abstractNum>
  <w:abstractNum w:abstractNumId="8" w15:restartNumberingAfterBreak="0">
    <w:nsid w:val="5FEB02FE"/>
    <w:multiLevelType w:val="multilevel"/>
    <w:tmpl w:val="111EF0AA"/>
    <w:lvl w:ilvl="0">
      <w:start w:val="1"/>
      <w:numFmt w:val="decimal"/>
      <w:lvlText w:val="4.%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9" w15:restartNumberingAfterBreak="0">
    <w:nsid w:val="69041586"/>
    <w:multiLevelType w:val="multilevel"/>
    <w:tmpl w:val="C302C84E"/>
    <w:lvl w:ilvl="0">
      <w:start w:val="1"/>
      <w:numFmt w:val="bullet"/>
      <w:lvlText w:val="●"/>
      <w:lvlJc w:val="left"/>
      <w:pPr>
        <w:tabs>
          <w:tab w:val="num" w:pos="0"/>
        </w:tabs>
        <w:ind w:left="360" w:hanging="360"/>
      </w:pPr>
      <w:rPr>
        <w:rFonts w:ascii="Noto Sans Symbols" w:hAnsi="Noto Sans Symbols" w:cs="Noto Sans Symbol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Noto Sans Symbols" w:hAnsi="Noto Sans Symbols" w:cs="Noto Sans Symbols"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Noto Sans Symbols" w:hAnsi="Noto Sans Symbols" w:cs="Noto Sans Symbols"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Noto Sans Symbols" w:hAnsi="Noto Sans Symbols" w:cs="Noto Sans Symbols" w:hint="default"/>
      </w:rPr>
    </w:lvl>
  </w:abstractNum>
  <w:abstractNum w:abstractNumId="10" w15:restartNumberingAfterBreak="0">
    <w:nsid w:val="6D052CA4"/>
    <w:multiLevelType w:val="multilevel"/>
    <w:tmpl w:val="79D696EE"/>
    <w:lvl w:ilvl="0">
      <w:start w:val="1"/>
      <w:numFmt w:val="decimal"/>
      <w:lvlText w:val="3.%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1" w15:restartNumberingAfterBreak="0">
    <w:nsid w:val="6E8F4323"/>
    <w:multiLevelType w:val="hybridMultilevel"/>
    <w:tmpl w:val="ACEEA9BC"/>
    <w:lvl w:ilvl="0" w:tplc="0476A456">
      <w:start w:val="1"/>
      <w:numFmt w:val="decimal"/>
      <w:lvlText w:val="%1."/>
      <w:lvlJc w:val="left"/>
      <w:pPr>
        <w:ind w:left="1020" w:hanging="360"/>
      </w:pPr>
    </w:lvl>
    <w:lvl w:ilvl="1" w:tplc="E9CA8FD0">
      <w:start w:val="1"/>
      <w:numFmt w:val="decimal"/>
      <w:lvlText w:val="%2."/>
      <w:lvlJc w:val="left"/>
      <w:pPr>
        <w:ind w:left="1020" w:hanging="360"/>
      </w:pPr>
    </w:lvl>
    <w:lvl w:ilvl="2" w:tplc="AE9C38AC">
      <w:start w:val="1"/>
      <w:numFmt w:val="decimal"/>
      <w:lvlText w:val="%3."/>
      <w:lvlJc w:val="left"/>
      <w:pPr>
        <w:ind w:left="1020" w:hanging="360"/>
      </w:pPr>
    </w:lvl>
    <w:lvl w:ilvl="3" w:tplc="7EE48BCC">
      <w:start w:val="1"/>
      <w:numFmt w:val="decimal"/>
      <w:lvlText w:val="%4."/>
      <w:lvlJc w:val="left"/>
      <w:pPr>
        <w:ind w:left="1020" w:hanging="360"/>
      </w:pPr>
    </w:lvl>
    <w:lvl w:ilvl="4" w:tplc="73A2B058">
      <w:start w:val="1"/>
      <w:numFmt w:val="decimal"/>
      <w:lvlText w:val="%5."/>
      <w:lvlJc w:val="left"/>
      <w:pPr>
        <w:ind w:left="1020" w:hanging="360"/>
      </w:pPr>
    </w:lvl>
    <w:lvl w:ilvl="5" w:tplc="C2A023F6">
      <w:start w:val="1"/>
      <w:numFmt w:val="decimal"/>
      <w:lvlText w:val="%6."/>
      <w:lvlJc w:val="left"/>
      <w:pPr>
        <w:ind w:left="1020" w:hanging="360"/>
      </w:pPr>
    </w:lvl>
    <w:lvl w:ilvl="6" w:tplc="D7767202">
      <w:start w:val="1"/>
      <w:numFmt w:val="decimal"/>
      <w:lvlText w:val="%7."/>
      <w:lvlJc w:val="left"/>
      <w:pPr>
        <w:ind w:left="1020" w:hanging="360"/>
      </w:pPr>
    </w:lvl>
    <w:lvl w:ilvl="7" w:tplc="10AC0C18">
      <w:start w:val="1"/>
      <w:numFmt w:val="decimal"/>
      <w:lvlText w:val="%8."/>
      <w:lvlJc w:val="left"/>
      <w:pPr>
        <w:ind w:left="1020" w:hanging="360"/>
      </w:pPr>
    </w:lvl>
    <w:lvl w:ilvl="8" w:tplc="698C8C7E">
      <w:start w:val="1"/>
      <w:numFmt w:val="decimal"/>
      <w:lvlText w:val="%9."/>
      <w:lvlJc w:val="left"/>
      <w:pPr>
        <w:ind w:left="1020" w:hanging="360"/>
      </w:pPr>
    </w:lvl>
  </w:abstractNum>
  <w:abstractNum w:abstractNumId="12" w15:restartNumberingAfterBreak="0">
    <w:nsid w:val="6F8B01DE"/>
    <w:multiLevelType w:val="multilevel"/>
    <w:tmpl w:val="BF5EFE3E"/>
    <w:lvl w:ilvl="0">
      <w:start w:val="1"/>
      <w:numFmt w:val="decimal"/>
      <w:pStyle w:val="ListBullet2"/>
      <w:lvlText w:val="%1."/>
      <w:lvlJc w:val="left"/>
      <w:pPr>
        <w:tabs>
          <w:tab w:val="num" w:pos="0"/>
        </w:tabs>
        <w:ind w:left="450" w:hanging="360"/>
      </w:pPr>
    </w:lvl>
    <w:lvl w:ilvl="1">
      <w:start w:val="2"/>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13" w15:restartNumberingAfterBreak="0">
    <w:nsid w:val="7C201B7C"/>
    <w:multiLevelType w:val="hybridMultilevel"/>
    <w:tmpl w:val="2EB895D8"/>
    <w:lvl w:ilvl="0" w:tplc="EA8E11BA">
      <w:start w:val="1"/>
      <w:numFmt w:val="decimal"/>
      <w:lvlText w:val="%1)"/>
      <w:lvlJc w:val="left"/>
      <w:pPr>
        <w:ind w:left="1020" w:hanging="360"/>
      </w:pPr>
    </w:lvl>
    <w:lvl w:ilvl="1" w:tplc="4C720CF6">
      <w:start w:val="1"/>
      <w:numFmt w:val="decimal"/>
      <w:lvlText w:val="%2)"/>
      <w:lvlJc w:val="left"/>
      <w:pPr>
        <w:ind w:left="1020" w:hanging="360"/>
      </w:pPr>
    </w:lvl>
    <w:lvl w:ilvl="2" w:tplc="99AE587E">
      <w:start w:val="1"/>
      <w:numFmt w:val="decimal"/>
      <w:lvlText w:val="%3)"/>
      <w:lvlJc w:val="left"/>
      <w:pPr>
        <w:ind w:left="1020" w:hanging="360"/>
      </w:pPr>
    </w:lvl>
    <w:lvl w:ilvl="3" w:tplc="6150D50C">
      <w:start w:val="1"/>
      <w:numFmt w:val="decimal"/>
      <w:lvlText w:val="%4)"/>
      <w:lvlJc w:val="left"/>
      <w:pPr>
        <w:ind w:left="1020" w:hanging="360"/>
      </w:pPr>
    </w:lvl>
    <w:lvl w:ilvl="4" w:tplc="B568E290">
      <w:start w:val="1"/>
      <w:numFmt w:val="decimal"/>
      <w:lvlText w:val="%5)"/>
      <w:lvlJc w:val="left"/>
      <w:pPr>
        <w:ind w:left="1020" w:hanging="360"/>
      </w:pPr>
    </w:lvl>
    <w:lvl w:ilvl="5" w:tplc="2EDE6FD6">
      <w:start w:val="1"/>
      <w:numFmt w:val="decimal"/>
      <w:lvlText w:val="%6)"/>
      <w:lvlJc w:val="left"/>
      <w:pPr>
        <w:ind w:left="1020" w:hanging="360"/>
      </w:pPr>
    </w:lvl>
    <w:lvl w:ilvl="6" w:tplc="BE066808">
      <w:start w:val="1"/>
      <w:numFmt w:val="decimal"/>
      <w:lvlText w:val="%7)"/>
      <w:lvlJc w:val="left"/>
      <w:pPr>
        <w:ind w:left="1020" w:hanging="360"/>
      </w:pPr>
    </w:lvl>
    <w:lvl w:ilvl="7" w:tplc="7EA063F8">
      <w:start w:val="1"/>
      <w:numFmt w:val="decimal"/>
      <w:lvlText w:val="%8)"/>
      <w:lvlJc w:val="left"/>
      <w:pPr>
        <w:ind w:left="1020" w:hanging="360"/>
      </w:pPr>
    </w:lvl>
    <w:lvl w:ilvl="8" w:tplc="B784E3AC">
      <w:start w:val="1"/>
      <w:numFmt w:val="decimal"/>
      <w:lvlText w:val="%9)"/>
      <w:lvlJc w:val="left"/>
      <w:pPr>
        <w:ind w:left="1020" w:hanging="360"/>
      </w:pPr>
    </w:lvl>
  </w:abstractNum>
  <w:abstractNum w:abstractNumId="14" w15:restartNumberingAfterBreak="0">
    <w:nsid w:val="7FDE310D"/>
    <w:multiLevelType w:val="multilevel"/>
    <w:tmpl w:val="E0D00CCC"/>
    <w:lvl w:ilvl="0">
      <w:start w:val="6"/>
      <w:numFmt w:val="decimal"/>
      <w:pStyle w:val="ListBullet"/>
      <w:lvlText w:val="%1."/>
      <w:lvlJc w:val="left"/>
      <w:pPr>
        <w:tabs>
          <w:tab w:val="num" w:pos="0"/>
        </w:tabs>
        <w:ind w:left="45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num w:numId="1" w16cid:durableId="401948702">
    <w:abstractNumId w:val="4"/>
  </w:num>
  <w:num w:numId="2" w16cid:durableId="1932200858">
    <w:abstractNumId w:val="9"/>
  </w:num>
  <w:num w:numId="3" w16cid:durableId="691612136">
    <w:abstractNumId w:val="5"/>
  </w:num>
  <w:num w:numId="4" w16cid:durableId="2067802632">
    <w:abstractNumId w:val="2"/>
  </w:num>
  <w:num w:numId="5" w16cid:durableId="1614557571">
    <w:abstractNumId w:val="1"/>
  </w:num>
  <w:num w:numId="6" w16cid:durableId="1284577757">
    <w:abstractNumId w:val="14"/>
  </w:num>
  <w:num w:numId="7" w16cid:durableId="216278522">
    <w:abstractNumId w:val="12"/>
  </w:num>
  <w:num w:numId="8" w16cid:durableId="1422680533">
    <w:abstractNumId w:val="6"/>
  </w:num>
  <w:num w:numId="9" w16cid:durableId="2001305525">
    <w:abstractNumId w:val="10"/>
  </w:num>
  <w:num w:numId="10" w16cid:durableId="1990666719">
    <w:abstractNumId w:val="8"/>
  </w:num>
  <w:num w:numId="11" w16cid:durableId="607393246">
    <w:abstractNumId w:val="3"/>
  </w:num>
  <w:num w:numId="12" w16cid:durableId="1408724663">
    <w:abstractNumId w:val="0"/>
  </w:num>
  <w:num w:numId="13" w16cid:durableId="1727489376">
    <w:abstractNumId w:val="7"/>
  </w:num>
  <w:num w:numId="14" w16cid:durableId="297078030">
    <w:abstractNumId w:val="11"/>
  </w:num>
  <w:num w:numId="15" w16cid:durableId="1640913301">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o, Hye Soo">
    <w15:presenceInfo w15:providerId="AD" w15:userId="S::HyeSoo.Cho@fda.gov::fed76653-fe8b-4216-8555-52fdedc8fb8a"/>
  </w15:person>
  <w15:person w15:author="Pradnya Bharambe">
    <w15:presenceInfo w15:providerId="AD" w15:userId="S::pbharambe@ultragenyx.com::6ea6e778-11b9-4e91-b515-9630f17e61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autoHyphenation/>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DFB"/>
    <w:rsid w:val="00022356"/>
    <w:rsid w:val="0003003D"/>
    <w:rsid w:val="0005258D"/>
    <w:rsid w:val="00067CA8"/>
    <w:rsid w:val="000B4769"/>
    <w:rsid w:val="000E5ED9"/>
    <w:rsid w:val="000F207D"/>
    <w:rsid w:val="00100D81"/>
    <w:rsid w:val="001221FF"/>
    <w:rsid w:val="001369C6"/>
    <w:rsid w:val="00141DFB"/>
    <w:rsid w:val="00145A4A"/>
    <w:rsid w:val="00155700"/>
    <w:rsid w:val="00186C8A"/>
    <w:rsid w:val="00190BEE"/>
    <w:rsid w:val="001A2B3B"/>
    <w:rsid w:val="001B0B7B"/>
    <w:rsid w:val="001B6752"/>
    <w:rsid w:val="001C7FE2"/>
    <w:rsid w:val="001E7938"/>
    <w:rsid w:val="001F5683"/>
    <w:rsid w:val="002138A3"/>
    <w:rsid w:val="002512B2"/>
    <w:rsid w:val="00251AA8"/>
    <w:rsid w:val="00267F6C"/>
    <w:rsid w:val="0027091A"/>
    <w:rsid w:val="00282CF6"/>
    <w:rsid w:val="00292A20"/>
    <w:rsid w:val="00293ADC"/>
    <w:rsid w:val="00294E40"/>
    <w:rsid w:val="002A0B80"/>
    <w:rsid w:val="002B1465"/>
    <w:rsid w:val="002D32D5"/>
    <w:rsid w:val="00302E85"/>
    <w:rsid w:val="003343F8"/>
    <w:rsid w:val="00344F7C"/>
    <w:rsid w:val="00372A5E"/>
    <w:rsid w:val="003A71A2"/>
    <w:rsid w:val="003B130A"/>
    <w:rsid w:val="003D28A8"/>
    <w:rsid w:val="003D39DB"/>
    <w:rsid w:val="003F0F04"/>
    <w:rsid w:val="004003A7"/>
    <w:rsid w:val="0044035E"/>
    <w:rsid w:val="0044190E"/>
    <w:rsid w:val="00470A58"/>
    <w:rsid w:val="00484E76"/>
    <w:rsid w:val="00492325"/>
    <w:rsid w:val="004B10DA"/>
    <w:rsid w:val="004C153E"/>
    <w:rsid w:val="004E0994"/>
    <w:rsid w:val="005076EB"/>
    <w:rsid w:val="0050785D"/>
    <w:rsid w:val="005237B0"/>
    <w:rsid w:val="00531FCC"/>
    <w:rsid w:val="00562F5F"/>
    <w:rsid w:val="00590DC0"/>
    <w:rsid w:val="005A2AAE"/>
    <w:rsid w:val="005A7583"/>
    <w:rsid w:val="005B7906"/>
    <w:rsid w:val="005E4305"/>
    <w:rsid w:val="00601A92"/>
    <w:rsid w:val="00612D0C"/>
    <w:rsid w:val="00614127"/>
    <w:rsid w:val="0061554F"/>
    <w:rsid w:val="0063698C"/>
    <w:rsid w:val="0065011D"/>
    <w:rsid w:val="0068129E"/>
    <w:rsid w:val="006A048C"/>
    <w:rsid w:val="006C10B6"/>
    <w:rsid w:val="00710687"/>
    <w:rsid w:val="007328D7"/>
    <w:rsid w:val="007373B3"/>
    <w:rsid w:val="00750C1C"/>
    <w:rsid w:val="007755DF"/>
    <w:rsid w:val="007B3B93"/>
    <w:rsid w:val="007C66BB"/>
    <w:rsid w:val="007D1299"/>
    <w:rsid w:val="007E6DB7"/>
    <w:rsid w:val="007F7015"/>
    <w:rsid w:val="008353A8"/>
    <w:rsid w:val="00840974"/>
    <w:rsid w:val="00854AAE"/>
    <w:rsid w:val="00866017"/>
    <w:rsid w:val="0086659D"/>
    <w:rsid w:val="00872D9D"/>
    <w:rsid w:val="0088093D"/>
    <w:rsid w:val="00887B1C"/>
    <w:rsid w:val="008A061C"/>
    <w:rsid w:val="008B3983"/>
    <w:rsid w:val="008B6378"/>
    <w:rsid w:val="008B7FA2"/>
    <w:rsid w:val="008C0D06"/>
    <w:rsid w:val="008C6557"/>
    <w:rsid w:val="008E11E6"/>
    <w:rsid w:val="008E2960"/>
    <w:rsid w:val="008F001D"/>
    <w:rsid w:val="009033EA"/>
    <w:rsid w:val="00906FBC"/>
    <w:rsid w:val="00916B42"/>
    <w:rsid w:val="00967B8A"/>
    <w:rsid w:val="00975409"/>
    <w:rsid w:val="009D75D1"/>
    <w:rsid w:val="009E0976"/>
    <w:rsid w:val="009E1D6E"/>
    <w:rsid w:val="00A10BDD"/>
    <w:rsid w:val="00A40E63"/>
    <w:rsid w:val="00A42443"/>
    <w:rsid w:val="00A53DE9"/>
    <w:rsid w:val="00AA5A56"/>
    <w:rsid w:val="00AA74FE"/>
    <w:rsid w:val="00AE1789"/>
    <w:rsid w:val="00AF41EB"/>
    <w:rsid w:val="00B2083B"/>
    <w:rsid w:val="00B21283"/>
    <w:rsid w:val="00B21ED1"/>
    <w:rsid w:val="00B22EBD"/>
    <w:rsid w:val="00B27176"/>
    <w:rsid w:val="00B61884"/>
    <w:rsid w:val="00B7229F"/>
    <w:rsid w:val="00B7599F"/>
    <w:rsid w:val="00B9387E"/>
    <w:rsid w:val="00B95D88"/>
    <w:rsid w:val="00BA479E"/>
    <w:rsid w:val="00BB4B92"/>
    <w:rsid w:val="00BC2F6B"/>
    <w:rsid w:val="00BC413C"/>
    <w:rsid w:val="00BE738F"/>
    <w:rsid w:val="00C00DAF"/>
    <w:rsid w:val="00C01316"/>
    <w:rsid w:val="00C42BD1"/>
    <w:rsid w:val="00C44CC1"/>
    <w:rsid w:val="00C4551D"/>
    <w:rsid w:val="00C53DF8"/>
    <w:rsid w:val="00C577E6"/>
    <w:rsid w:val="00C61FFA"/>
    <w:rsid w:val="00C63C37"/>
    <w:rsid w:val="00C67316"/>
    <w:rsid w:val="00C75D7A"/>
    <w:rsid w:val="00C76A88"/>
    <w:rsid w:val="00C865B9"/>
    <w:rsid w:val="00C9272E"/>
    <w:rsid w:val="00CB73A3"/>
    <w:rsid w:val="00CC5274"/>
    <w:rsid w:val="00CD31F4"/>
    <w:rsid w:val="00CD5AC5"/>
    <w:rsid w:val="00CE3B00"/>
    <w:rsid w:val="00D16111"/>
    <w:rsid w:val="00D2502B"/>
    <w:rsid w:val="00D53BC9"/>
    <w:rsid w:val="00D564ED"/>
    <w:rsid w:val="00D8743C"/>
    <w:rsid w:val="00DA4E21"/>
    <w:rsid w:val="00DA60C8"/>
    <w:rsid w:val="00DB63E7"/>
    <w:rsid w:val="00DC538B"/>
    <w:rsid w:val="00DC5AE8"/>
    <w:rsid w:val="00DE5F96"/>
    <w:rsid w:val="00DF23E5"/>
    <w:rsid w:val="00DF3A52"/>
    <w:rsid w:val="00DF41F3"/>
    <w:rsid w:val="00E40E39"/>
    <w:rsid w:val="00E70ECC"/>
    <w:rsid w:val="00E7121E"/>
    <w:rsid w:val="00E716A4"/>
    <w:rsid w:val="00E9705F"/>
    <w:rsid w:val="00EA4DF7"/>
    <w:rsid w:val="00EC4822"/>
    <w:rsid w:val="00EC6672"/>
    <w:rsid w:val="00EE038C"/>
    <w:rsid w:val="00EF5B80"/>
    <w:rsid w:val="00F126EC"/>
    <w:rsid w:val="00F16752"/>
    <w:rsid w:val="00F368A3"/>
    <w:rsid w:val="00F44B83"/>
    <w:rsid w:val="00F46594"/>
    <w:rsid w:val="00F46B41"/>
    <w:rsid w:val="00F55128"/>
    <w:rsid w:val="00F70553"/>
    <w:rsid w:val="00F8405E"/>
    <w:rsid w:val="00FA369C"/>
    <w:rsid w:val="00FD17E3"/>
    <w:rsid w:val="00FD3E8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A1032"/>
  <w15:docId w15:val="{6AFC9C6A-3495-42E7-8648-5C3574ADC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SimSun" w:hAnsi="Times New Roman"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660"/>
    <w:pPr>
      <w:spacing w:before="120" w:line="276" w:lineRule="auto"/>
    </w:pPr>
    <w:rPr>
      <w:rFonts w:eastAsia="Calibri" w:cs="Times New Roman"/>
    </w:rPr>
  </w:style>
  <w:style w:type="paragraph" w:styleId="Heading1">
    <w:name w:val="heading 1"/>
    <w:basedOn w:val="normal1"/>
    <w:next w:val="normal1"/>
    <w:link w:val="Heading1Char"/>
    <w:uiPriority w:val="9"/>
    <w:qFormat/>
    <w:rsid w:val="00CB5BE2"/>
    <w:pPr>
      <w:keepNext/>
      <w:keepLines/>
      <w:spacing w:before="360" w:line="240" w:lineRule="auto"/>
      <w:ind w:left="450" w:hanging="360"/>
      <w:outlineLvl w:val="0"/>
    </w:pPr>
    <w:rPr>
      <w:b/>
      <w:sz w:val="28"/>
      <w:szCs w:val="28"/>
    </w:rPr>
  </w:style>
  <w:style w:type="paragraph" w:styleId="Heading2">
    <w:name w:val="heading 2"/>
    <w:basedOn w:val="normal1"/>
    <w:next w:val="normal1"/>
    <w:link w:val="Heading2Char"/>
    <w:uiPriority w:val="9"/>
    <w:unhideWhenUsed/>
    <w:qFormat/>
    <w:rsid w:val="00B12233"/>
    <w:pPr>
      <w:keepNext/>
      <w:keepLines/>
      <w:spacing w:before="240" w:line="240" w:lineRule="auto"/>
      <w:outlineLvl w:val="1"/>
    </w:pPr>
    <w:rPr>
      <w:b/>
      <w:sz w:val="26"/>
      <w:szCs w:val="26"/>
    </w:rPr>
  </w:style>
  <w:style w:type="paragraph" w:styleId="Heading3">
    <w:name w:val="heading 3"/>
    <w:basedOn w:val="normal1"/>
    <w:next w:val="normal1"/>
    <w:link w:val="Heading3Char"/>
    <w:uiPriority w:val="9"/>
    <w:unhideWhenUsed/>
    <w:qFormat/>
    <w:rsid w:val="00CB5BE2"/>
    <w:pPr>
      <w:keepNext/>
      <w:keepLines/>
      <w:spacing w:before="200" w:line="240" w:lineRule="auto"/>
      <w:outlineLvl w:val="2"/>
    </w:pPr>
    <w:rPr>
      <w:b/>
      <w:sz w:val="24"/>
      <w:szCs w:val="24"/>
    </w:rPr>
  </w:style>
  <w:style w:type="paragraph" w:styleId="Heading4">
    <w:name w:val="heading 4"/>
    <w:basedOn w:val="normal1"/>
    <w:next w:val="normal1"/>
    <w:link w:val="Heading4Char"/>
    <w:uiPriority w:val="9"/>
    <w:semiHidden/>
    <w:unhideWhenUsed/>
    <w:qFormat/>
    <w:rsid w:val="009C345D"/>
    <w:pPr>
      <w:keepNext/>
      <w:keepLines/>
      <w:spacing w:before="40" w:line="240" w:lineRule="auto"/>
      <w:outlineLvl w:val="3"/>
    </w:pPr>
    <w:rPr>
      <w:rFonts w:ascii="Calibri" w:eastAsia="Calibri" w:hAnsi="Calibri" w:cs="Calibri"/>
      <w:i/>
      <w:color w:val="2E75B5"/>
    </w:rPr>
  </w:style>
  <w:style w:type="paragraph" w:styleId="Heading5">
    <w:name w:val="heading 5"/>
    <w:basedOn w:val="normal1"/>
    <w:next w:val="normal1"/>
    <w:link w:val="Heading5Char"/>
    <w:uiPriority w:val="9"/>
    <w:semiHidden/>
    <w:unhideWhenUsed/>
    <w:qFormat/>
    <w:rsid w:val="009C345D"/>
    <w:pPr>
      <w:keepNext/>
      <w:keepLines/>
      <w:spacing w:before="40" w:line="240" w:lineRule="auto"/>
      <w:outlineLvl w:val="4"/>
    </w:pPr>
    <w:rPr>
      <w:rFonts w:ascii="Calibri" w:eastAsia="Calibri" w:hAnsi="Calibri" w:cs="Calibri"/>
      <w:color w:val="2E75B5"/>
    </w:rPr>
  </w:style>
  <w:style w:type="paragraph" w:styleId="Heading6">
    <w:name w:val="heading 6"/>
    <w:basedOn w:val="normal1"/>
    <w:next w:val="normal1"/>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B5BE2"/>
    <w:rPr>
      <w:b/>
      <w:sz w:val="28"/>
      <w:szCs w:val="28"/>
    </w:rPr>
  </w:style>
  <w:style w:type="character" w:customStyle="1" w:styleId="Heading2Char">
    <w:name w:val="Heading 2 Char"/>
    <w:basedOn w:val="DefaultParagraphFont"/>
    <w:link w:val="Heading2"/>
    <w:uiPriority w:val="9"/>
    <w:qFormat/>
    <w:rsid w:val="00B12233"/>
    <w:rPr>
      <w:b/>
      <w:sz w:val="26"/>
      <w:szCs w:val="26"/>
    </w:rPr>
  </w:style>
  <w:style w:type="character" w:customStyle="1" w:styleId="Heading3Char">
    <w:name w:val="Heading 3 Char"/>
    <w:basedOn w:val="DefaultParagraphFont"/>
    <w:link w:val="Heading3"/>
    <w:uiPriority w:val="9"/>
    <w:qFormat/>
    <w:rsid w:val="00CB5BE2"/>
    <w:rPr>
      <w:b/>
      <w:sz w:val="24"/>
      <w:szCs w:val="24"/>
    </w:rPr>
  </w:style>
  <w:style w:type="character" w:styleId="Hyperlink">
    <w:name w:val="Hyperlink"/>
    <w:uiPriority w:val="99"/>
    <w:unhideWhenUsed/>
    <w:rsid w:val="00CB5BE2"/>
    <w:rPr>
      <w:color w:val="0000FF"/>
      <w:u w:val="single"/>
    </w:rPr>
  </w:style>
  <w:style w:type="character" w:customStyle="1" w:styleId="HeaderChar">
    <w:name w:val="Header Char"/>
    <w:basedOn w:val="DefaultParagraphFont"/>
    <w:link w:val="Header"/>
    <w:uiPriority w:val="99"/>
    <w:qFormat/>
    <w:rsid w:val="00CB5BE2"/>
    <w:rPr>
      <w:rFonts w:ascii="Times New Roman" w:eastAsia="Calibri" w:hAnsi="Times New Roman" w:cs="Times New Roman"/>
    </w:rPr>
  </w:style>
  <w:style w:type="character" w:customStyle="1" w:styleId="FooterChar">
    <w:name w:val="Footer Char"/>
    <w:basedOn w:val="DefaultParagraphFont"/>
    <w:link w:val="Footer"/>
    <w:uiPriority w:val="99"/>
    <w:qFormat/>
    <w:rsid w:val="00CB5BE2"/>
    <w:rPr>
      <w:rFonts w:ascii="Times New Roman" w:eastAsia="Calibri" w:hAnsi="Times New Roman" w:cs="Times New Roman"/>
    </w:rPr>
  </w:style>
  <w:style w:type="character" w:customStyle="1" w:styleId="TitleChar">
    <w:name w:val="Title Char"/>
    <w:basedOn w:val="DefaultParagraphFont"/>
    <w:link w:val="Title"/>
    <w:uiPriority w:val="10"/>
    <w:qFormat/>
    <w:rsid w:val="00CB5BE2"/>
    <w:rPr>
      <w:rFonts w:ascii="Cambria" w:eastAsia="Times New Roman" w:hAnsi="Cambria" w:cs="Times New Roman"/>
      <w:b/>
      <w:bCs/>
      <w:kern w:val="2"/>
      <w:sz w:val="32"/>
      <w:szCs w:val="32"/>
      <w:lang w:val="x-none" w:eastAsia="x-none"/>
    </w:rPr>
  </w:style>
  <w:style w:type="character" w:customStyle="1" w:styleId="BodyTextChar">
    <w:name w:val="Body Text Char"/>
    <w:basedOn w:val="DefaultParagraphFont"/>
    <w:link w:val="BodyText"/>
    <w:qFormat/>
    <w:rsid w:val="00CB5BE2"/>
  </w:style>
  <w:style w:type="character" w:customStyle="1" w:styleId="FootnoteCharacters">
    <w:name w:val="Footnote Characters"/>
    <w:basedOn w:val="DefaultParagraphFont"/>
    <w:uiPriority w:val="99"/>
    <w:semiHidden/>
    <w:unhideWhenUsed/>
    <w:qFormat/>
    <w:rsid w:val="00544D31"/>
    <w:rPr>
      <w:vertAlign w:val="superscript"/>
    </w:rPr>
  </w:style>
  <w:style w:type="character" w:styleId="FootnoteReference">
    <w:name w:val="footnote reference"/>
    <w:rPr>
      <w:vertAlign w:val="superscript"/>
    </w:rPr>
  </w:style>
  <w:style w:type="character" w:customStyle="1" w:styleId="Heading4Char">
    <w:name w:val="Heading 4 Char"/>
    <w:basedOn w:val="DefaultParagraphFont"/>
    <w:link w:val="Heading4"/>
    <w:uiPriority w:val="9"/>
    <w:semiHidden/>
    <w:qFormat/>
    <w:rsid w:val="009C345D"/>
    <w:rPr>
      <w:rFonts w:ascii="Calibri" w:eastAsia="Calibri" w:hAnsi="Calibri" w:cs="Calibri"/>
      <w:i/>
      <w:color w:val="2E75B5"/>
    </w:rPr>
  </w:style>
  <w:style w:type="character" w:customStyle="1" w:styleId="Heading5Char">
    <w:name w:val="Heading 5 Char"/>
    <w:basedOn w:val="DefaultParagraphFont"/>
    <w:link w:val="Heading5"/>
    <w:uiPriority w:val="9"/>
    <w:semiHidden/>
    <w:qFormat/>
    <w:rsid w:val="009C345D"/>
    <w:rPr>
      <w:rFonts w:ascii="Calibri" w:eastAsia="Calibri" w:hAnsi="Calibri" w:cs="Calibri"/>
      <w:color w:val="2E75B5"/>
    </w:rPr>
  </w:style>
  <w:style w:type="character" w:styleId="CommentReference">
    <w:name w:val="annotation reference"/>
    <w:uiPriority w:val="99"/>
    <w:semiHidden/>
    <w:unhideWhenUsed/>
    <w:qFormat/>
    <w:rsid w:val="00693821"/>
    <w:rPr>
      <w:sz w:val="16"/>
      <w:szCs w:val="16"/>
    </w:rPr>
  </w:style>
  <w:style w:type="character" w:customStyle="1" w:styleId="CommentTextChar">
    <w:name w:val="Comment Text Char"/>
    <w:basedOn w:val="DefaultParagraphFont"/>
    <w:link w:val="CommentText"/>
    <w:uiPriority w:val="99"/>
    <w:qFormat/>
    <w:rsid w:val="00693821"/>
    <w:rPr>
      <w:rFonts w:ascii="Calibri" w:eastAsia="Calibri" w:hAnsi="Calibri" w:cs="Times New Roman"/>
      <w:sz w:val="20"/>
      <w:szCs w:val="20"/>
      <w:lang w:val="x-none" w:eastAsia="x-none"/>
    </w:rPr>
  </w:style>
  <w:style w:type="character" w:customStyle="1" w:styleId="BalloonTextChar">
    <w:name w:val="Balloon Text Char"/>
    <w:basedOn w:val="DefaultParagraphFont"/>
    <w:link w:val="BalloonText"/>
    <w:uiPriority w:val="99"/>
    <w:semiHidden/>
    <w:qFormat/>
    <w:rsid w:val="00693821"/>
    <w:rPr>
      <w:rFonts w:ascii="Segoe UI" w:hAnsi="Segoe UI" w:cs="Segoe UI"/>
      <w:sz w:val="18"/>
      <w:szCs w:val="18"/>
    </w:rPr>
  </w:style>
  <w:style w:type="character" w:customStyle="1" w:styleId="CommentSubjectChar">
    <w:name w:val="Comment Subject Char"/>
    <w:basedOn w:val="CommentTextChar"/>
    <w:link w:val="CommentSubject"/>
    <w:uiPriority w:val="99"/>
    <w:semiHidden/>
    <w:qFormat/>
    <w:rsid w:val="00260EC2"/>
    <w:rPr>
      <w:rFonts w:ascii="Times New Roman" w:eastAsia="Calibri" w:hAnsi="Times New Roman" w:cs="Times New Roman"/>
      <w:b/>
      <w:bCs/>
      <w:sz w:val="20"/>
      <w:szCs w:val="20"/>
      <w:lang w:val="x-none" w:eastAsia="x-none"/>
    </w:rPr>
  </w:style>
  <w:style w:type="character" w:customStyle="1" w:styleId="cf01">
    <w:name w:val="cf01"/>
    <w:basedOn w:val="DefaultParagraphFont"/>
    <w:qFormat/>
    <w:rsid w:val="00767630"/>
    <w:rPr>
      <w:rFonts w:ascii="Segoe UI" w:hAnsi="Segoe UI" w:cs="Segoe UI"/>
      <w:b/>
      <w:bCs/>
      <w:sz w:val="18"/>
      <w:szCs w:val="18"/>
    </w:rPr>
  </w:style>
  <w:style w:type="character" w:styleId="UnresolvedMention">
    <w:name w:val="Unresolved Mention"/>
    <w:basedOn w:val="DefaultParagraphFont"/>
    <w:uiPriority w:val="99"/>
    <w:semiHidden/>
    <w:unhideWhenUsed/>
    <w:qFormat/>
    <w:rsid w:val="007D63AC"/>
    <w:rPr>
      <w:color w:val="605E5C"/>
      <w:shd w:val="clear" w:color="auto" w:fill="E1DFDD"/>
    </w:rPr>
  </w:style>
  <w:style w:type="character" w:styleId="FollowedHyperlink">
    <w:name w:val="FollowedHyperlink"/>
    <w:basedOn w:val="DefaultParagraphFont"/>
    <w:uiPriority w:val="99"/>
    <w:semiHidden/>
    <w:unhideWhenUsed/>
    <w:rsid w:val="007D63AC"/>
    <w:rPr>
      <w:color w:val="954F72" w:themeColor="followedHyperlink"/>
      <w:u w:val="single"/>
    </w:rPr>
  </w:style>
  <w:style w:type="character" w:customStyle="1" w:styleId="IndexLink">
    <w:name w:val="Index Link"/>
    <w:qFormat/>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1"/>
    <w:link w:val="BodyTextChar"/>
    <w:rsid w:val="00CB5BE2"/>
    <w:pPr>
      <w:spacing w:after="120"/>
    </w:pPr>
  </w:style>
  <w:style w:type="paragraph" w:styleId="List">
    <w:name w:val="List"/>
    <w:basedOn w:val="BodyText"/>
  </w:style>
  <w:style w:type="paragraph" w:styleId="Caption">
    <w:name w:val="caption"/>
    <w:basedOn w:val="Normal"/>
    <w:qFormat/>
    <w:pPr>
      <w:suppressLineNumbers/>
      <w:spacing w:after="120"/>
    </w:pPr>
    <w:rPr>
      <w:rFonts w:cs="Arial"/>
      <w:i/>
      <w:iCs/>
      <w:sz w:val="24"/>
      <w:szCs w:val="24"/>
    </w:rPr>
  </w:style>
  <w:style w:type="paragraph" w:customStyle="1" w:styleId="Index">
    <w:name w:val="Index"/>
    <w:basedOn w:val="Normal"/>
    <w:qFormat/>
    <w:pPr>
      <w:suppressLineNumbers/>
    </w:pPr>
    <w:rPr>
      <w:rFonts w:cs="Arial"/>
    </w:rPr>
  </w:style>
  <w:style w:type="paragraph" w:customStyle="1" w:styleId="normal1">
    <w:name w:val="normal1"/>
    <w:qFormat/>
    <w:pPr>
      <w:spacing w:before="120" w:line="276" w:lineRule="auto"/>
    </w:pPr>
  </w:style>
  <w:style w:type="paragraph" w:styleId="Title">
    <w:name w:val="Title"/>
    <w:basedOn w:val="normal1"/>
    <w:next w:val="normal1"/>
    <w:link w:val="TitleChar"/>
    <w:uiPriority w:val="10"/>
    <w:qFormat/>
    <w:rsid w:val="00CB5BE2"/>
    <w:pPr>
      <w:spacing w:before="240" w:after="60"/>
      <w:jc w:val="center"/>
      <w:outlineLvl w:val="0"/>
    </w:pPr>
    <w:rPr>
      <w:rFonts w:ascii="Cambria" w:eastAsia="Times New Roman" w:hAnsi="Cambria"/>
      <w:b/>
      <w:bCs/>
      <w:kern w:val="2"/>
      <w:sz w:val="32"/>
      <w:szCs w:val="32"/>
      <w:lang w:val="x-none" w:eastAsia="x-none"/>
    </w:rPr>
  </w:style>
  <w:style w:type="paragraph" w:styleId="ListParagraph">
    <w:name w:val="List Paragraph"/>
    <w:basedOn w:val="normal1"/>
    <w:uiPriority w:val="34"/>
    <w:qFormat/>
    <w:rsid w:val="00CB5BE2"/>
    <w:pPr>
      <w:ind w:left="720"/>
      <w:contextualSpacing/>
    </w:pPr>
  </w:style>
  <w:style w:type="paragraph" w:styleId="IndexHeading">
    <w:name w:val="index heading"/>
    <w:basedOn w:val="Heading"/>
  </w:style>
  <w:style w:type="paragraph" w:styleId="TOCHeading">
    <w:name w:val="TOC Heading"/>
    <w:basedOn w:val="Heading1"/>
    <w:next w:val="normal1"/>
    <w:uiPriority w:val="39"/>
    <w:qFormat/>
    <w:rsid w:val="00CB5BE2"/>
  </w:style>
  <w:style w:type="paragraph" w:styleId="TOC1">
    <w:name w:val="toc 1"/>
    <w:basedOn w:val="normal1"/>
    <w:next w:val="normal1"/>
    <w:autoRedefine/>
    <w:uiPriority w:val="39"/>
    <w:unhideWhenUsed/>
    <w:rsid w:val="00474365"/>
    <w:pPr>
      <w:tabs>
        <w:tab w:val="left" w:pos="446"/>
        <w:tab w:val="right" w:leader="dot" w:pos="9350"/>
      </w:tabs>
      <w:spacing w:after="60" w:line="240" w:lineRule="auto"/>
    </w:pPr>
  </w:style>
  <w:style w:type="paragraph" w:styleId="TOC2">
    <w:name w:val="toc 2"/>
    <w:basedOn w:val="normal1"/>
    <w:next w:val="normal1"/>
    <w:autoRedefine/>
    <w:uiPriority w:val="39"/>
    <w:unhideWhenUsed/>
    <w:rsid w:val="00474365"/>
    <w:pPr>
      <w:tabs>
        <w:tab w:val="left" w:pos="880"/>
        <w:tab w:val="right" w:leader="dot" w:pos="9350"/>
      </w:tabs>
      <w:spacing w:before="60" w:line="240" w:lineRule="auto"/>
      <w:ind w:left="216"/>
    </w:pPr>
  </w:style>
  <w:style w:type="paragraph" w:customStyle="1" w:styleId="HeaderandFooter">
    <w:name w:val="Header and Footer"/>
    <w:basedOn w:val="Normal"/>
    <w:qFormat/>
  </w:style>
  <w:style w:type="paragraph" w:styleId="Header">
    <w:name w:val="header"/>
    <w:basedOn w:val="normal1"/>
    <w:link w:val="HeaderChar"/>
    <w:uiPriority w:val="99"/>
    <w:unhideWhenUsed/>
    <w:rsid w:val="00CB5BE2"/>
    <w:pPr>
      <w:tabs>
        <w:tab w:val="center" w:pos="4680"/>
        <w:tab w:val="right" w:pos="9360"/>
      </w:tabs>
      <w:spacing w:line="240" w:lineRule="auto"/>
    </w:pPr>
  </w:style>
  <w:style w:type="paragraph" w:styleId="Footer">
    <w:name w:val="footer"/>
    <w:basedOn w:val="normal1"/>
    <w:link w:val="FooterChar"/>
    <w:uiPriority w:val="99"/>
    <w:unhideWhenUsed/>
    <w:rsid w:val="00CB5BE2"/>
    <w:pPr>
      <w:tabs>
        <w:tab w:val="center" w:pos="4680"/>
        <w:tab w:val="right" w:pos="9360"/>
      </w:tabs>
      <w:spacing w:line="240" w:lineRule="auto"/>
    </w:pPr>
  </w:style>
  <w:style w:type="paragraph" w:styleId="TOC3">
    <w:name w:val="toc 3"/>
    <w:basedOn w:val="normal1"/>
    <w:next w:val="normal1"/>
    <w:autoRedefine/>
    <w:uiPriority w:val="39"/>
    <w:unhideWhenUsed/>
    <w:rsid w:val="00CB5BE2"/>
    <w:pPr>
      <w:spacing w:before="60" w:line="240" w:lineRule="auto"/>
      <w:ind w:left="446"/>
    </w:pPr>
  </w:style>
  <w:style w:type="paragraph" w:styleId="ListBullet">
    <w:name w:val="List Bullet"/>
    <w:basedOn w:val="normal1"/>
    <w:rsid w:val="00CB5BE2"/>
    <w:pPr>
      <w:numPr>
        <w:numId w:val="6"/>
      </w:numPr>
    </w:pPr>
  </w:style>
  <w:style w:type="paragraph" w:styleId="ListBullet2">
    <w:name w:val="List Bullet 2"/>
    <w:basedOn w:val="normal1"/>
    <w:rsid w:val="00CB5BE2"/>
    <w:pPr>
      <w:numPr>
        <w:numId w:val="7"/>
      </w:numPr>
    </w:pPr>
  </w:style>
  <w:style w:type="paragraph" w:customStyle="1" w:styleId="Default">
    <w:name w:val="Default"/>
    <w:qFormat/>
    <w:rsid w:val="00CB5BE2"/>
    <w:pPr>
      <w:spacing w:before="120"/>
    </w:pPr>
    <w:rPr>
      <w:rFonts w:ascii="Calibri" w:eastAsia="PMingLiU" w:hAnsi="Calibri" w:cs="Calibri"/>
      <w:color w:val="000000"/>
      <w:sz w:val="24"/>
      <w:szCs w:val="24"/>
      <w:lang w:val="en-GB" w:eastAsia="zh-TW"/>
    </w:rPr>
  </w:style>
  <w:style w:type="paragraph" w:styleId="CommentText">
    <w:name w:val="annotation text"/>
    <w:basedOn w:val="normal1"/>
    <w:link w:val="CommentTextChar"/>
    <w:uiPriority w:val="99"/>
    <w:unhideWhenUsed/>
    <w:qFormat/>
    <w:rsid w:val="00693821"/>
    <w:pPr>
      <w:spacing w:line="240" w:lineRule="auto"/>
    </w:pPr>
    <w:rPr>
      <w:rFonts w:ascii="Calibri" w:hAnsi="Calibri"/>
      <w:sz w:val="20"/>
      <w:szCs w:val="20"/>
      <w:lang w:val="x-none" w:eastAsia="x-none"/>
    </w:rPr>
  </w:style>
  <w:style w:type="paragraph" w:styleId="BalloonText">
    <w:name w:val="Balloon Text"/>
    <w:basedOn w:val="normal1"/>
    <w:link w:val="BalloonTextChar"/>
    <w:uiPriority w:val="99"/>
    <w:semiHidden/>
    <w:unhideWhenUsed/>
    <w:qFormat/>
    <w:rsid w:val="00693821"/>
    <w:pPr>
      <w:spacing w:before="0" w:line="240" w:lineRule="auto"/>
    </w:pPr>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qFormat/>
    <w:rsid w:val="00260EC2"/>
    <w:rPr>
      <w:rFonts w:ascii="Times New Roman" w:hAnsi="Times New Roman"/>
      <w:b/>
      <w:bCs/>
      <w:lang w:val="en-US" w:eastAsia="en-US"/>
    </w:rPr>
  </w:style>
  <w:style w:type="paragraph" w:customStyle="1" w:styleId="TableParagraph">
    <w:name w:val="Table Paragraph"/>
    <w:basedOn w:val="normal1"/>
    <w:uiPriority w:val="1"/>
    <w:qFormat/>
    <w:rsid w:val="00E551EC"/>
    <w:pPr>
      <w:widowControl w:val="0"/>
      <w:spacing w:before="0" w:line="240" w:lineRule="auto"/>
    </w:pPr>
    <w:rPr>
      <w:rFonts w:ascii="Calibri" w:hAnsi="Calibri"/>
    </w:rPr>
  </w:style>
  <w:style w:type="paragraph" w:styleId="Revision">
    <w:name w:val="Revision"/>
    <w:uiPriority w:val="99"/>
    <w:semiHidden/>
    <w:qFormat/>
    <w:rsid w:val="00767630"/>
    <w:pPr>
      <w:spacing w:before="120"/>
    </w:pPr>
    <w:rPr>
      <w:rFonts w:eastAsia="Calibri" w:cs="Times New Roman"/>
    </w:rPr>
  </w:style>
  <w:style w:type="paragraph" w:styleId="Subtitle">
    <w:name w:val="Subtitle"/>
    <w:basedOn w:val="normal1"/>
    <w:next w:val="normal1"/>
    <w:uiPriority w:val="11"/>
    <w:qFormat/>
    <w:pPr>
      <w:keepNext/>
      <w:keepLines/>
      <w:spacing w:before="360" w:after="80" w:line="240" w:lineRule="auto"/>
    </w:pPr>
    <w:rPr>
      <w:rFonts w:ascii="Georgia" w:eastAsia="Georgia" w:hAnsi="Georgia" w:cs="Georgia"/>
      <w:i/>
      <w:color w:val="666666"/>
      <w:sz w:val="48"/>
      <w:szCs w:val="48"/>
    </w:rPr>
  </w:style>
  <w:style w:type="table" w:customStyle="1" w:styleId="TableNormal0">
    <w:name w:val="TableNormal"/>
    <w:tblPr>
      <w:tblCellMar>
        <w:top w:w="0" w:type="dxa"/>
        <w:left w:w="0" w:type="dxa"/>
        <w:bottom w:w="0" w:type="dxa"/>
        <w:right w:w="0" w:type="dxa"/>
      </w:tblCellMar>
    </w:tblPr>
  </w:style>
  <w:style w:type="table" w:styleId="TableGrid">
    <w:name w:val="Table Grid"/>
    <w:basedOn w:val="TableNormal"/>
    <w:uiPriority w:val="39"/>
    <w:rsid w:val="008C74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eader" Target="header5.xm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4.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nAPqb8SwkjVbWUQ9AznN4wvM83Q==">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94BEFBB9781B3F4C95DDC55766020D69" ma:contentTypeVersion="14" ma:contentTypeDescription="Create a new document." ma:contentTypeScope="" ma:versionID="a11b6cf4d6aba090a710cf6ac987fbfc">
  <xsd:schema xmlns:xsd="http://www.w3.org/2001/XMLSchema" xmlns:xs="http://www.w3.org/2001/XMLSchema" xmlns:p="http://schemas.microsoft.com/office/2006/metadata/properties" xmlns:ns2="f2cb3943-f450-4615-b027-4dc9dff051c1" xmlns:ns3="413287c2-c033-41e8-8e6b-8d7f205367b0" targetNamespace="http://schemas.microsoft.com/office/2006/metadata/properties" ma:root="true" ma:fieldsID="551eafd291717c60ffece50ffd0494c6" ns2:_="" ns3:_="">
    <xsd:import namespace="f2cb3943-f450-4615-b027-4dc9dff051c1"/>
    <xsd:import namespace="413287c2-c033-41e8-8e6b-8d7f205367b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cb3943-f450-4615-b027-4dc9dff051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49e3c31-ed93-422f-85c6-5d6f62fb859e"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13287c2-c033-41e8-8e6b-8d7f205367b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1763903-f096-447d-8cd3-407313890c9e}" ma:internalName="TaxCatchAll" ma:showField="CatchAllData" ma:web="413287c2-c033-41e8-8e6b-8d7f205367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13287c2-c033-41e8-8e6b-8d7f205367b0" xsi:nil="true"/>
    <lcf76f155ced4ddcb4097134ff3c332f xmlns="f2cb3943-f450-4615-b027-4dc9dff051c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F6DB2AD-FD92-42F5-9E41-94E30A5B81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cb3943-f450-4615-b027-4dc9dff051c1"/>
    <ds:schemaRef ds:uri="413287c2-c033-41e8-8e6b-8d7f205367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2A2DEB-830C-47EF-B82C-7F7D3ABC9FAE}">
  <ds:schemaRefs>
    <ds:schemaRef ds:uri="http://schemas.microsoft.com/sharepoint/v3/contenttype/forms"/>
  </ds:schemaRefs>
</ds:datastoreItem>
</file>

<file path=customXml/itemProps4.xml><?xml version="1.0" encoding="utf-8"?>
<ds:datastoreItem xmlns:ds="http://schemas.openxmlformats.org/officeDocument/2006/customXml" ds:itemID="{21E503F5-69CE-4548-B241-A1BB98ED64FF}">
  <ds:schemaRefs>
    <ds:schemaRef ds:uri="http://schemas.microsoft.com/office/2006/metadata/properties"/>
    <ds:schemaRef ds:uri="http://schemas.microsoft.com/office/infopath/2007/PartnerControls"/>
    <ds:schemaRef ds:uri="413287c2-c033-41e8-8e6b-8d7f205367b0"/>
    <ds:schemaRef ds:uri="f2cb3943-f450-4615-b027-4dc9dff051c1"/>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21</Pages>
  <Words>2851</Words>
  <Characters>16083</Characters>
  <Application>Microsoft Office Word</Application>
  <DocSecurity>0</DocSecurity>
  <Lines>765</Lines>
  <Paragraphs>556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18378</CharactersWithSpaces>
  <SharedDoc>false</SharedDoc>
  <HLinks>
    <vt:vector size="576" baseType="variant">
      <vt:variant>
        <vt:i4>4653129</vt:i4>
      </vt:variant>
      <vt:variant>
        <vt:i4>291</vt:i4>
      </vt:variant>
      <vt:variant>
        <vt:i4>0</vt:i4>
      </vt:variant>
      <vt:variant>
        <vt:i4>5</vt:i4>
      </vt:variant>
      <vt:variant>
        <vt:lpwstr>https://4ae029a84cd04e24a093d572a3706276.app.posit.cloud/help/library/tidyselect</vt:lpwstr>
      </vt:variant>
      <vt:variant>
        <vt:lpwstr/>
      </vt:variant>
      <vt:variant>
        <vt:i4>3342389</vt:i4>
      </vt:variant>
      <vt:variant>
        <vt:i4>288</vt:i4>
      </vt:variant>
      <vt:variant>
        <vt:i4>0</vt:i4>
      </vt:variant>
      <vt:variant>
        <vt:i4>5</vt:i4>
      </vt:variant>
      <vt:variant>
        <vt:lpwstr>https://4ae029a84cd04e24a093d572a3706276.app.posit.cloud/help/library/tidyr</vt:lpwstr>
      </vt:variant>
      <vt:variant>
        <vt:lpwstr/>
      </vt:variant>
      <vt:variant>
        <vt:i4>5832778</vt:i4>
      </vt:variant>
      <vt:variant>
        <vt:i4>285</vt:i4>
      </vt:variant>
      <vt:variant>
        <vt:i4>0</vt:i4>
      </vt:variant>
      <vt:variant>
        <vt:i4>5</vt:i4>
      </vt:variant>
      <vt:variant>
        <vt:lpwstr>https://4ae029a84cd04e24a093d572a3706276.app.posit.cloud/help/library/stringr</vt:lpwstr>
      </vt:variant>
      <vt:variant>
        <vt:lpwstr/>
      </vt:variant>
      <vt:variant>
        <vt:i4>2162742</vt:i4>
      </vt:variant>
      <vt:variant>
        <vt:i4>282</vt:i4>
      </vt:variant>
      <vt:variant>
        <vt:i4>0</vt:i4>
      </vt:variant>
      <vt:variant>
        <vt:i4>5</vt:i4>
      </vt:variant>
      <vt:variant>
        <vt:lpwstr>https://4ae029a84cd04e24a093d572a3706276.app.posit.cloud/help/library/rlang</vt:lpwstr>
      </vt:variant>
      <vt:variant>
        <vt:lpwstr/>
      </vt:variant>
      <vt:variant>
        <vt:i4>2359335</vt:i4>
      </vt:variant>
      <vt:variant>
        <vt:i4>279</vt:i4>
      </vt:variant>
      <vt:variant>
        <vt:i4>0</vt:i4>
      </vt:variant>
      <vt:variant>
        <vt:i4>5</vt:i4>
      </vt:variant>
      <vt:variant>
        <vt:lpwstr>https://4ae029a84cd04e24a093d572a3706276.app.posit.cloud/help/library/purrr</vt:lpwstr>
      </vt:variant>
      <vt:variant>
        <vt:lpwstr/>
      </vt:variant>
      <vt:variant>
        <vt:i4>3538994</vt:i4>
      </vt:variant>
      <vt:variant>
        <vt:i4>276</vt:i4>
      </vt:variant>
      <vt:variant>
        <vt:i4>0</vt:i4>
      </vt:variant>
      <vt:variant>
        <vt:i4>5</vt:i4>
      </vt:variant>
      <vt:variant>
        <vt:lpwstr>https://4ae029a84cd04e24a093d572a3706276.app.posit.cloud/help/library/magrittr</vt:lpwstr>
      </vt:variant>
      <vt:variant>
        <vt:lpwstr/>
      </vt:variant>
      <vt:variant>
        <vt:i4>3407907</vt:i4>
      </vt:variant>
      <vt:variant>
        <vt:i4>273</vt:i4>
      </vt:variant>
      <vt:variant>
        <vt:i4>0</vt:i4>
      </vt:variant>
      <vt:variant>
        <vt:i4>5</vt:i4>
      </vt:variant>
      <vt:variant>
        <vt:lpwstr>https://4ae029a84cd04e24a093d572a3706276.app.posit.cloud/help/library/lubridate</vt:lpwstr>
      </vt:variant>
      <vt:variant>
        <vt:lpwstr/>
      </vt:variant>
      <vt:variant>
        <vt:i4>3801135</vt:i4>
      </vt:variant>
      <vt:variant>
        <vt:i4>270</vt:i4>
      </vt:variant>
      <vt:variant>
        <vt:i4>0</vt:i4>
      </vt:variant>
      <vt:variant>
        <vt:i4>5</vt:i4>
      </vt:variant>
      <vt:variant>
        <vt:lpwstr>https://4ae029a84cd04e24a093d572a3706276.app.posit.cloud/help/library/lifecycle</vt:lpwstr>
      </vt:variant>
      <vt:variant>
        <vt:lpwstr/>
      </vt:variant>
      <vt:variant>
        <vt:i4>5111885</vt:i4>
      </vt:variant>
      <vt:variant>
        <vt:i4>267</vt:i4>
      </vt:variant>
      <vt:variant>
        <vt:i4>0</vt:i4>
      </vt:variant>
      <vt:variant>
        <vt:i4>5</vt:i4>
      </vt:variant>
      <vt:variant>
        <vt:lpwstr>https://4ae029a84cd04e24a093d572a3706276.app.posit.cloud/help/library/hms</vt:lpwstr>
      </vt:variant>
      <vt:variant>
        <vt:lpwstr/>
      </vt:variant>
      <vt:variant>
        <vt:i4>2752557</vt:i4>
      </vt:variant>
      <vt:variant>
        <vt:i4>264</vt:i4>
      </vt:variant>
      <vt:variant>
        <vt:i4>0</vt:i4>
      </vt:variant>
      <vt:variant>
        <vt:i4>5</vt:i4>
      </vt:variant>
      <vt:variant>
        <vt:lpwstr>https://4ae029a84cd04e24a093d572a3706276.app.posit.cloud/help/library/dplyr</vt:lpwstr>
      </vt:variant>
      <vt:variant>
        <vt:lpwstr/>
      </vt:variant>
      <vt:variant>
        <vt:i4>6094930</vt:i4>
      </vt:variant>
      <vt:variant>
        <vt:i4>261</vt:i4>
      </vt:variant>
      <vt:variant>
        <vt:i4>0</vt:i4>
      </vt:variant>
      <vt:variant>
        <vt:i4>5</vt:i4>
      </vt:variant>
      <vt:variant>
        <vt:lpwstr>https://4ae029a84cd04e24a093d572a3706276.app.posit.cloud/help/library/admiraldev</vt:lpwstr>
      </vt:variant>
      <vt:variant>
        <vt:lpwstr/>
      </vt:variant>
      <vt:variant>
        <vt:i4>2752597</vt:i4>
      </vt:variant>
      <vt:variant>
        <vt:i4>255</vt:i4>
      </vt:variant>
      <vt:variant>
        <vt:i4>0</vt:i4>
      </vt:variant>
      <vt:variant>
        <vt:i4>5</vt:i4>
      </vt:variant>
      <vt:variant>
        <vt:lpwstr/>
      </vt:variant>
      <vt:variant>
        <vt:lpwstr>_heading=h.hqaiywhp9id9</vt:lpwstr>
      </vt:variant>
      <vt:variant>
        <vt:i4>3604562</vt:i4>
      </vt:variant>
      <vt:variant>
        <vt:i4>252</vt:i4>
      </vt:variant>
      <vt:variant>
        <vt:i4>0</vt:i4>
      </vt:variant>
      <vt:variant>
        <vt:i4>5</vt:i4>
      </vt:variant>
      <vt:variant>
        <vt:lpwstr/>
      </vt:variant>
      <vt:variant>
        <vt:lpwstr>_heading=h.ny9we6c99p0o</vt:lpwstr>
      </vt:variant>
      <vt:variant>
        <vt:i4>8060928</vt:i4>
      </vt:variant>
      <vt:variant>
        <vt:i4>248</vt:i4>
      </vt:variant>
      <vt:variant>
        <vt:i4>0</vt:i4>
      </vt:variant>
      <vt:variant>
        <vt:i4>5</vt:i4>
      </vt:variant>
      <vt:variant>
        <vt:lpwstr/>
      </vt:variant>
      <vt:variant>
        <vt:lpwstr>_heading=h.of8tscjkj90d</vt:lpwstr>
      </vt:variant>
      <vt:variant>
        <vt:i4>8060928</vt:i4>
      </vt:variant>
      <vt:variant>
        <vt:i4>245</vt:i4>
      </vt:variant>
      <vt:variant>
        <vt:i4>0</vt:i4>
      </vt:variant>
      <vt:variant>
        <vt:i4>5</vt:i4>
      </vt:variant>
      <vt:variant>
        <vt:lpwstr/>
      </vt:variant>
      <vt:variant>
        <vt:lpwstr>_heading=h.of8tscjkj90d</vt:lpwstr>
      </vt:variant>
      <vt:variant>
        <vt:i4>3932187</vt:i4>
      </vt:variant>
      <vt:variant>
        <vt:i4>242</vt:i4>
      </vt:variant>
      <vt:variant>
        <vt:i4>0</vt:i4>
      </vt:variant>
      <vt:variant>
        <vt:i4>5</vt:i4>
      </vt:variant>
      <vt:variant>
        <vt:lpwstr/>
      </vt:variant>
      <vt:variant>
        <vt:lpwstr>_heading=h.st9p5yxql48s</vt:lpwstr>
      </vt:variant>
      <vt:variant>
        <vt:i4>3932187</vt:i4>
      </vt:variant>
      <vt:variant>
        <vt:i4>239</vt:i4>
      </vt:variant>
      <vt:variant>
        <vt:i4>0</vt:i4>
      </vt:variant>
      <vt:variant>
        <vt:i4>5</vt:i4>
      </vt:variant>
      <vt:variant>
        <vt:lpwstr/>
      </vt:variant>
      <vt:variant>
        <vt:lpwstr>_heading=h.st9p5yxql48s</vt:lpwstr>
      </vt:variant>
      <vt:variant>
        <vt:i4>6946830</vt:i4>
      </vt:variant>
      <vt:variant>
        <vt:i4>236</vt:i4>
      </vt:variant>
      <vt:variant>
        <vt:i4>0</vt:i4>
      </vt:variant>
      <vt:variant>
        <vt:i4>5</vt:i4>
      </vt:variant>
      <vt:variant>
        <vt:lpwstr/>
      </vt:variant>
      <vt:variant>
        <vt:lpwstr>_heading=h.mqrg6b2hj1tg</vt:lpwstr>
      </vt:variant>
      <vt:variant>
        <vt:i4>6946830</vt:i4>
      </vt:variant>
      <vt:variant>
        <vt:i4>233</vt:i4>
      </vt:variant>
      <vt:variant>
        <vt:i4>0</vt:i4>
      </vt:variant>
      <vt:variant>
        <vt:i4>5</vt:i4>
      </vt:variant>
      <vt:variant>
        <vt:lpwstr/>
      </vt:variant>
      <vt:variant>
        <vt:lpwstr>_heading=h.mqrg6b2hj1tg</vt:lpwstr>
      </vt:variant>
      <vt:variant>
        <vt:i4>6815756</vt:i4>
      </vt:variant>
      <vt:variant>
        <vt:i4>230</vt:i4>
      </vt:variant>
      <vt:variant>
        <vt:i4>0</vt:i4>
      </vt:variant>
      <vt:variant>
        <vt:i4>5</vt:i4>
      </vt:variant>
      <vt:variant>
        <vt:lpwstr/>
      </vt:variant>
      <vt:variant>
        <vt:lpwstr>_heading=h.19epfu5qybyw</vt:lpwstr>
      </vt:variant>
      <vt:variant>
        <vt:i4>6815756</vt:i4>
      </vt:variant>
      <vt:variant>
        <vt:i4>227</vt:i4>
      </vt:variant>
      <vt:variant>
        <vt:i4>0</vt:i4>
      </vt:variant>
      <vt:variant>
        <vt:i4>5</vt:i4>
      </vt:variant>
      <vt:variant>
        <vt:lpwstr/>
      </vt:variant>
      <vt:variant>
        <vt:lpwstr>_heading=h.19epfu5qybyw</vt:lpwstr>
      </vt:variant>
      <vt:variant>
        <vt:i4>2621464</vt:i4>
      </vt:variant>
      <vt:variant>
        <vt:i4>224</vt:i4>
      </vt:variant>
      <vt:variant>
        <vt:i4>0</vt:i4>
      </vt:variant>
      <vt:variant>
        <vt:i4>5</vt:i4>
      </vt:variant>
      <vt:variant>
        <vt:lpwstr/>
      </vt:variant>
      <vt:variant>
        <vt:lpwstr>_heading=h.ptp4p1j09zdp</vt:lpwstr>
      </vt:variant>
      <vt:variant>
        <vt:i4>2621464</vt:i4>
      </vt:variant>
      <vt:variant>
        <vt:i4>221</vt:i4>
      </vt:variant>
      <vt:variant>
        <vt:i4>0</vt:i4>
      </vt:variant>
      <vt:variant>
        <vt:i4>5</vt:i4>
      </vt:variant>
      <vt:variant>
        <vt:lpwstr/>
      </vt:variant>
      <vt:variant>
        <vt:lpwstr>_heading=h.ptp4p1j09zdp</vt:lpwstr>
      </vt:variant>
      <vt:variant>
        <vt:i4>8257554</vt:i4>
      </vt:variant>
      <vt:variant>
        <vt:i4>218</vt:i4>
      </vt:variant>
      <vt:variant>
        <vt:i4>0</vt:i4>
      </vt:variant>
      <vt:variant>
        <vt:i4>5</vt:i4>
      </vt:variant>
      <vt:variant>
        <vt:lpwstr/>
      </vt:variant>
      <vt:variant>
        <vt:lpwstr>_heading=h.9om1lns312k0</vt:lpwstr>
      </vt:variant>
      <vt:variant>
        <vt:i4>8257554</vt:i4>
      </vt:variant>
      <vt:variant>
        <vt:i4>215</vt:i4>
      </vt:variant>
      <vt:variant>
        <vt:i4>0</vt:i4>
      </vt:variant>
      <vt:variant>
        <vt:i4>5</vt:i4>
      </vt:variant>
      <vt:variant>
        <vt:lpwstr/>
      </vt:variant>
      <vt:variant>
        <vt:lpwstr>_heading=h.9om1lns312k0</vt:lpwstr>
      </vt:variant>
      <vt:variant>
        <vt:i4>3473420</vt:i4>
      </vt:variant>
      <vt:variant>
        <vt:i4>212</vt:i4>
      </vt:variant>
      <vt:variant>
        <vt:i4>0</vt:i4>
      </vt:variant>
      <vt:variant>
        <vt:i4>5</vt:i4>
      </vt:variant>
      <vt:variant>
        <vt:lpwstr/>
      </vt:variant>
      <vt:variant>
        <vt:lpwstr>_heading=h.ooujvzda91k9</vt:lpwstr>
      </vt:variant>
      <vt:variant>
        <vt:i4>3604564</vt:i4>
      </vt:variant>
      <vt:variant>
        <vt:i4>209</vt:i4>
      </vt:variant>
      <vt:variant>
        <vt:i4>0</vt:i4>
      </vt:variant>
      <vt:variant>
        <vt:i4>5</vt:i4>
      </vt:variant>
      <vt:variant>
        <vt:lpwstr/>
      </vt:variant>
      <vt:variant>
        <vt:lpwstr>_heading=h.61unr55u8hdp</vt:lpwstr>
      </vt:variant>
      <vt:variant>
        <vt:i4>6750301</vt:i4>
      </vt:variant>
      <vt:variant>
        <vt:i4>206</vt:i4>
      </vt:variant>
      <vt:variant>
        <vt:i4>0</vt:i4>
      </vt:variant>
      <vt:variant>
        <vt:i4>5</vt:i4>
      </vt:variant>
      <vt:variant>
        <vt:lpwstr/>
      </vt:variant>
      <vt:variant>
        <vt:lpwstr>_heading=h.erb0687mcimr</vt:lpwstr>
      </vt:variant>
      <vt:variant>
        <vt:i4>6815760</vt:i4>
      </vt:variant>
      <vt:variant>
        <vt:i4>203</vt:i4>
      </vt:variant>
      <vt:variant>
        <vt:i4>0</vt:i4>
      </vt:variant>
      <vt:variant>
        <vt:i4>5</vt:i4>
      </vt:variant>
      <vt:variant>
        <vt:lpwstr/>
      </vt:variant>
      <vt:variant>
        <vt:lpwstr>_heading=h.y6xijeq9w0j9</vt:lpwstr>
      </vt:variant>
      <vt:variant>
        <vt:i4>6815760</vt:i4>
      </vt:variant>
      <vt:variant>
        <vt:i4>200</vt:i4>
      </vt:variant>
      <vt:variant>
        <vt:i4>0</vt:i4>
      </vt:variant>
      <vt:variant>
        <vt:i4>5</vt:i4>
      </vt:variant>
      <vt:variant>
        <vt:lpwstr/>
      </vt:variant>
      <vt:variant>
        <vt:lpwstr>_heading=h.y6xijeq9w0j9</vt:lpwstr>
      </vt:variant>
      <vt:variant>
        <vt:i4>3801168</vt:i4>
      </vt:variant>
      <vt:variant>
        <vt:i4>197</vt:i4>
      </vt:variant>
      <vt:variant>
        <vt:i4>0</vt:i4>
      </vt:variant>
      <vt:variant>
        <vt:i4>5</vt:i4>
      </vt:variant>
      <vt:variant>
        <vt:lpwstr/>
      </vt:variant>
      <vt:variant>
        <vt:lpwstr>_heading=h.s36lyaj4byaq</vt:lpwstr>
      </vt:variant>
      <vt:variant>
        <vt:i4>3801168</vt:i4>
      </vt:variant>
      <vt:variant>
        <vt:i4>194</vt:i4>
      </vt:variant>
      <vt:variant>
        <vt:i4>0</vt:i4>
      </vt:variant>
      <vt:variant>
        <vt:i4>5</vt:i4>
      </vt:variant>
      <vt:variant>
        <vt:lpwstr/>
      </vt:variant>
      <vt:variant>
        <vt:lpwstr>_heading=h.s36lyaj4byaq</vt:lpwstr>
      </vt:variant>
      <vt:variant>
        <vt:i4>7209044</vt:i4>
      </vt:variant>
      <vt:variant>
        <vt:i4>191</vt:i4>
      </vt:variant>
      <vt:variant>
        <vt:i4>0</vt:i4>
      </vt:variant>
      <vt:variant>
        <vt:i4>5</vt:i4>
      </vt:variant>
      <vt:variant>
        <vt:lpwstr/>
      </vt:variant>
      <vt:variant>
        <vt:lpwstr>_heading=h.f6mfnwfga7cp</vt:lpwstr>
      </vt:variant>
      <vt:variant>
        <vt:i4>7209044</vt:i4>
      </vt:variant>
      <vt:variant>
        <vt:i4>188</vt:i4>
      </vt:variant>
      <vt:variant>
        <vt:i4>0</vt:i4>
      </vt:variant>
      <vt:variant>
        <vt:i4>5</vt:i4>
      </vt:variant>
      <vt:variant>
        <vt:lpwstr/>
      </vt:variant>
      <vt:variant>
        <vt:lpwstr>_heading=h.f6mfnwfga7cp</vt:lpwstr>
      </vt:variant>
      <vt:variant>
        <vt:i4>7077953</vt:i4>
      </vt:variant>
      <vt:variant>
        <vt:i4>185</vt:i4>
      </vt:variant>
      <vt:variant>
        <vt:i4>0</vt:i4>
      </vt:variant>
      <vt:variant>
        <vt:i4>5</vt:i4>
      </vt:variant>
      <vt:variant>
        <vt:lpwstr/>
      </vt:variant>
      <vt:variant>
        <vt:lpwstr>_heading=h.h38k6v280tgy</vt:lpwstr>
      </vt:variant>
      <vt:variant>
        <vt:i4>7077953</vt:i4>
      </vt:variant>
      <vt:variant>
        <vt:i4>182</vt:i4>
      </vt:variant>
      <vt:variant>
        <vt:i4>0</vt:i4>
      </vt:variant>
      <vt:variant>
        <vt:i4>5</vt:i4>
      </vt:variant>
      <vt:variant>
        <vt:lpwstr/>
      </vt:variant>
      <vt:variant>
        <vt:lpwstr>_heading=h.h38k6v280tgy</vt:lpwstr>
      </vt:variant>
      <vt:variant>
        <vt:i4>7340052</vt:i4>
      </vt:variant>
      <vt:variant>
        <vt:i4>179</vt:i4>
      </vt:variant>
      <vt:variant>
        <vt:i4>0</vt:i4>
      </vt:variant>
      <vt:variant>
        <vt:i4>5</vt:i4>
      </vt:variant>
      <vt:variant>
        <vt:lpwstr/>
      </vt:variant>
      <vt:variant>
        <vt:lpwstr>_heading=h.1o3a656zevxj</vt:lpwstr>
      </vt:variant>
      <vt:variant>
        <vt:i4>7340052</vt:i4>
      </vt:variant>
      <vt:variant>
        <vt:i4>176</vt:i4>
      </vt:variant>
      <vt:variant>
        <vt:i4>0</vt:i4>
      </vt:variant>
      <vt:variant>
        <vt:i4>5</vt:i4>
      </vt:variant>
      <vt:variant>
        <vt:lpwstr/>
      </vt:variant>
      <vt:variant>
        <vt:lpwstr>_heading=h.1o3a656zevxj</vt:lpwstr>
      </vt:variant>
      <vt:variant>
        <vt:i4>2555928</vt:i4>
      </vt:variant>
      <vt:variant>
        <vt:i4>173</vt:i4>
      </vt:variant>
      <vt:variant>
        <vt:i4>0</vt:i4>
      </vt:variant>
      <vt:variant>
        <vt:i4>5</vt:i4>
      </vt:variant>
      <vt:variant>
        <vt:lpwstr/>
      </vt:variant>
      <vt:variant>
        <vt:lpwstr>_heading=h.r0nef15ha7ff</vt:lpwstr>
      </vt:variant>
      <vt:variant>
        <vt:i4>2555928</vt:i4>
      </vt:variant>
      <vt:variant>
        <vt:i4>170</vt:i4>
      </vt:variant>
      <vt:variant>
        <vt:i4>0</vt:i4>
      </vt:variant>
      <vt:variant>
        <vt:i4>5</vt:i4>
      </vt:variant>
      <vt:variant>
        <vt:lpwstr/>
      </vt:variant>
      <vt:variant>
        <vt:lpwstr>_heading=h.r0nef15ha7ff</vt:lpwstr>
      </vt:variant>
      <vt:variant>
        <vt:i4>3604495</vt:i4>
      </vt:variant>
      <vt:variant>
        <vt:i4>167</vt:i4>
      </vt:variant>
      <vt:variant>
        <vt:i4>0</vt:i4>
      </vt:variant>
      <vt:variant>
        <vt:i4>5</vt:i4>
      </vt:variant>
      <vt:variant>
        <vt:lpwstr/>
      </vt:variant>
      <vt:variant>
        <vt:lpwstr>_heading=h.pjd63nkldrpx</vt:lpwstr>
      </vt:variant>
      <vt:variant>
        <vt:i4>3604495</vt:i4>
      </vt:variant>
      <vt:variant>
        <vt:i4>164</vt:i4>
      </vt:variant>
      <vt:variant>
        <vt:i4>0</vt:i4>
      </vt:variant>
      <vt:variant>
        <vt:i4>5</vt:i4>
      </vt:variant>
      <vt:variant>
        <vt:lpwstr/>
      </vt:variant>
      <vt:variant>
        <vt:lpwstr>_heading=h.pjd63nkldrpx</vt:lpwstr>
      </vt:variant>
      <vt:variant>
        <vt:i4>7274518</vt:i4>
      </vt:variant>
      <vt:variant>
        <vt:i4>161</vt:i4>
      </vt:variant>
      <vt:variant>
        <vt:i4>0</vt:i4>
      </vt:variant>
      <vt:variant>
        <vt:i4>5</vt:i4>
      </vt:variant>
      <vt:variant>
        <vt:lpwstr/>
      </vt:variant>
      <vt:variant>
        <vt:lpwstr>_heading=h.6samcv85iher</vt:lpwstr>
      </vt:variant>
      <vt:variant>
        <vt:i4>7274518</vt:i4>
      </vt:variant>
      <vt:variant>
        <vt:i4>158</vt:i4>
      </vt:variant>
      <vt:variant>
        <vt:i4>0</vt:i4>
      </vt:variant>
      <vt:variant>
        <vt:i4>5</vt:i4>
      </vt:variant>
      <vt:variant>
        <vt:lpwstr/>
      </vt:variant>
      <vt:variant>
        <vt:lpwstr>_heading=h.6samcv85iher</vt:lpwstr>
      </vt:variant>
      <vt:variant>
        <vt:i4>6488134</vt:i4>
      </vt:variant>
      <vt:variant>
        <vt:i4>155</vt:i4>
      </vt:variant>
      <vt:variant>
        <vt:i4>0</vt:i4>
      </vt:variant>
      <vt:variant>
        <vt:i4>5</vt:i4>
      </vt:variant>
      <vt:variant>
        <vt:lpwstr/>
      </vt:variant>
      <vt:variant>
        <vt:lpwstr>_heading=h.61nxtto9ya6s</vt:lpwstr>
      </vt:variant>
      <vt:variant>
        <vt:i4>6488134</vt:i4>
      </vt:variant>
      <vt:variant>
        <vt:i4>152</vt:i4>
      </vt:variant>
      <vt:variant>
        <vt:i4>0</vt:i4>
      </vt:variant>
      <vt:variant>
        <vt:i4>5</vt:i4>
      </vt:variant>
      <vt:variant>
        <vt:lpwstr/>
      </vt:variant>
      <vt:variant>
        <vt:lpwstr>_heading=h.61nxtto9ya6s</vt:lpwstr>
      </vt:variant>
      <vt:variant>
        <vt:i4>2293767</vt:i4>
      </vt:variant>
      <vt:variant>
        <vt:i4>149</vt:i4>
      </vt:variant>
      <vt:variant>
        <vt:i4>0</vt:i4>
      </vt:variant>
      <vt:variant>
        <vt:i4>5</vt:i4>
      </vt:variant>
      <vt:variant>
        <vt:lpwstr/>
      </vt:variant>
      <vt:variant>
        <vt:lpwstr>_heading=h.21blnmtsjglf</vt:lpwstr>
      </vt:variant>
      <vt:variant>
        <vt:i4>2293767</vt:i4>
      </vt:variant>
      <vt:variant>
        <vt:i4>146</vt:i4>
      </vt:variant>
      <vt:variant>
        <vt:i4>0</vt:i4>
      </vt:variant>
      <vt:variant>
        <vt:i4>5</vt:i4>
      </vt:variant>
      <vt:variant>
        <vt:lpwstr/>
      </vt:variant>
      <vt:variant>
        <vt:lpwstr>_heading=h.21blnmtsjglf</vt:lpwstr>
      </vt:variant>
      <vt:variant>
        <vt:i4>2752597</vt:i4>
      </vt:variant>
      <vt:variant>
        <vt:i4>143</vt:i4>
      </vt:variant>
      <vt:variant>
        <vt:i4>0</vt:i4>
      </vt:variant>
      <vt:variant>
        <vt:i4>5</vt:i4>
      </vt:variant>
      <vt:variant>
        <vt:lpwstr/>
      </vt:variant>
      <vt:variant>
        <vt:lpwstr>_heading=h.hqaiywhp9id9</vt:lpwstr>
      </vt:variant>
      <vt:variant>
        <vt:i4>2752597</vt:i4>
      </vt:variant>
      <vt:variant>
        <vt:i4>140</vt:i4>
      </vt:variant>
      <vt:variant>
        <vt:i4>0</vt:i4>
      </vt:variant>
      <vt:variant>
        <vt:i4>5</vt:i4>
      </vt:variant>
      <vt:variant>
        <vt:lpwstr/>
      </vt:variant>
      <vt:variant>
        <vt:lpwstr>_heading=h.hqaiywhp9id9</vt:lpwstr>
      </vt:variant>
      <vt:variant>
        <vt:i4>3604562</vt:i4>
      </vt:variant>
      <vt:variant>
        <vt:i4>137</vt:i4>
      </vt:variant>
      <vt:variant>
        <vt:i4>0</vt:i4>
      </vt:variant>
      <vt:variant>
        <vt:i4>5</vt:i4>
      </vt:variant>
      <vt:variant>
        <vt:lpwstr/>
      </vt:variant>
      <vt:variant>
        <vt:lpwstr>_heading=h.ny9we6c99p0o</vt:lpwstr>
      </vt:variant>
      <vt:variant>
        <vt:i4>3604562</vt:i4>
      </vt:variant>
      <vt:variant>
        <vt:i4>134</vt:i4>
      </vt:variant>
      <vt:variant>
        <vt:i4>0</vt:i4>
      </vt:variant>
      <vt:variant>
        <vt:i4>5</vt:i4>
      </vt:variant>
      <vt:variant>
        <vt:lpwstr/>
      </vt:variant>
      <vt:variant>
        <vt:lpwstr>_heading=h.ny9we6c99p0o</vt:lpwstr>
      </vt:variant>
      <vt:variant>
        <vt:i4>6553627</vt:i4>
      </vt:variant>
      <vt:variant>
        <vt:i4>131</vt:i4>
      </vt:variant>
      <vt:variant>
        <vt:i4>0</vt:i4>
      </vt:variant>
      <vt:variant>
        <vt:i4>5</vt:i4>
      </vt:variant>
      <vt:variant>
        <vt:lpwstr/>
      </vt:variant>
      <vt:variant>
        <vt:lpwstr>_heading=h.oc5t0po1onar</vt:lpwstr>
      </vt:variant>
      <vt:variant>
        <vt:i4>6553627</vt:i4>
      </vt:variant>
      <vt:variant>
        <vt:i4>128</vt:i4>
      </vt:variant>
      <vt:variant>
        <vt:i4>0</vt:i4>
      </vt:variant>
      <vt:variant>
        <vt:i4>5</vt:i4>
      </vt:variant>
      <vt:variant>
        <vt:lpwstr/>
      </vt:variant>
      <vt:variant>
        <vt:lpwstr>_heading=h.oc5t0po1onar</vt:lpwstr>
      </vt:variant>
      <vt:variant>
        <vt:i4>7077918</vt:i4>
      </vt:variant>
      <vt:variant>
        <vt:i4>125</vt:i4>
      </vt:variant>
      <vt:variant>
        <vt:i4>0</vt:i4>
      </vt:variant>
      <vt:variant>
        <vt:i4>5</vt:i4>
      </vt:variant>
      <vt:variant>
        <vt:lpwstr/>
      </vt:variant>
      <vt:variant>
        <vt:lpwstr>_heading=h.p07umfxf0xab</vt:lpwstr>
      </vt:variant>
      <vt:variant>
        <vt:i4>7077918</vt:i4>
      </vt:variant>
      <vt:variant>
        <vt:i4>122</vt:i4>
      </vt:variant>
      <vt:variant>
        <vt:i4>0</vt:i4>
      </vt:variant>
      <vt:variant>
        <vt:i4>5</vt:i4>
      </vt:variant>
      <vt:variant>
        <vt:lpwstr/>
      </vt:variant>
      <vt:variant>
        <vt:lpwstr>_heading=h.p07umfxf0xab</vt:lpwstr>
      </vt:variant>
      <vt:variant>
        <vt:i4>7864348</vt:i4>
      </vt:variant>
      <vt:variant>
        <vt:i4>119</vt:i4>
      </vt:variant>
      <vt:variant>
        <vt:i4>0</vt:i4>
      </vt:variant>
      <vt:variant>
        <vt:i4>5</vt:i4>
      </vt:variant>
      <vt:variant>
        <vt:lpwstr/>
      </vt:variant>
      <vt:variant>
        <vt:lpwstr>_heading=h.dzsjv28ovr81</vt:lpwstr>
      </vt:variant>
      <vt:variant>
        <vt:i4>7864348</vt:i4>
      </vt:variant>
      <vt:variant>
        <vt:i4>116</vt:i4>
      </vt:variant>
      <vt:variant>
        <vt:i4>0</vt:i4>
      </vt:variant>
      <vt:variant>
        <vt:i4>5</vt:i4>
      </vt:variant>
      <vt:variant>
        <vt:lpwstr/>
      </vt:variant>
      <vt:variant>
        <vt:lpwstr>_heading=h.dzsjv28ovr81</vt:lpwstr>
      </vt:variant>
      <vt:variant>
        <vt:i4>3997786</vt:i4>
      </vt:variant>
      <vt:variant>
        <vt:i4>113</vt:i4>
      </vt:variant>
      <vt:variant>
        <vt:i4>0</vt:i4>
      </vt:variant>
      <vt:variant>
        <vt:i4>5</vt:i4>
      </vt:variant>
      <vt:variant>
        <vt:lpwstr/>
      </vt:variant>
      <vt:variant>
        <vt:lpwstr>_heading=h.6xdi6w3guxp</vt:lpwstr>
      </vt:variant>
      <vt:variant>
        <vt:i4>3997786</vt:i4>
      </vt:variant>
      <vt:variant>
        <vt:i4>110</vt:i4>
      </vt:variant>
      <vt:variant>
        <vt:i4>0</vt:i4>
      </vt:variant>
      <vt:variant>
        <vt:i4>5</vt:i4>
      </vt:variant>
      <vt:variant>
        <vt:lpwstr/>
      </vt:variant>
      <vt:variant>
        <vt:lpwstr>_heading=h.6xdi6w3guxp</vt:lpwstr>
      </vt:variant>
      <vt:variant>
        <vt:i4>8060946</vt:i4>
      </vt:variant>
      <vt:variant>
        <vt:i4>107</vt:i4>
      </vt:variant>
      <vt:variant>
        <vt:i4>0</vt:i4>
      </vt:variant>
      <vt:variant>
        <vt:i4>5</vt:i4>
      </vt:variant>
      <vt:variant>
        <vt:lpwstr/>
      </vt:variant>
      <vt:variant>
        <vt:lpwstr>_heading=h.pv7u4qxuo6p1</vt:lpwstr>
      </vt:variant>
      <vt:variant>
        <vt:i4>8060946</vt:i4>
      </vt:variant>
      <vt:variant>
        <vt:i4>104</vt:i4>
      </vt:variant>
      <vt:variant>
        <vt:i4>0</vt:i4>
      </vt:variant>
      <vt:variant>
        <vt:i4>5</vt:i4>
      </vt:variant>
      <vt:variant>
        <vt:lpwstr/>
      </vt:variant>
      <vt:variant>
        <vt:lpwstr>_heading=h.pv7u4qxuo6p1</vt:lpwstr>
      </vt:variant>
      <vt:variant>
        <vt:i4>6946839</vt:i4>
      </vt:variant>
      <vt:variant>
        <vt:i4>101</vt:i4>
      </vt:variant>
      <vt:variant>
        <vt:i4>0</vt:i4>
      </vt:variant>
      <vt:variant>
        <vt:i4>5</vt:i4>
      </vt:variant>
      <vt:variant>
        <vt:lpwstr/>
      </vt:variant>
      <vt:variant>
        <vt:lpwstr>_heading=h.5kyv4gh4qzdv</vt:lpwstr>
      </vt:variant>
      <vt:variant>
        <vt:i4>6946839</vt:i4>
      </vt:variant>
      <vt:variant>
        <vt:i4>98</vt:i4>
      </vt:variant>
      <vt:variant>
        <vt:i4>0</vt:i4>
      </vt:variant>
      <vt:variant>
        <vt:i4>5</vt:i4>
      </vt:variant>
      <vt:variant>
        <vt:lpwstr/>
      </vt:variant>
      <vt:variant>
        <vt:lpwstr>_heading=h.5kyv4gh4qzdv</vt:lpwstr>
      </vt:variant>
      <vt:variant>
        <vt:i4>6422605</vt:i4>
      </vt:variant>
      <vt:variant>
        <vt:i4>95</vt:i4>
      </vt:variant>
      <vt:variant>
        <vt:i4>0</vt:i4>
      </vt:variant>
      <vt:variant>
        <vt:i4>5</vt:i4>
      </vt:variant>
      <vt:variant>
        <vt:lpwstr/>
      </vt:variant>
      <vt:variant>
        <vt:lpwstr>_heading=h.gm2qmk5pfifl</vt:lpwstr>
      </vt:variant>
      <vt:variant>
        <vt:i4>6422605</vt:i4>
      </vt:variant>
      <vt:variant>
        <vt:i4>92</vt:i4>
      </vt:variant>
      <vt:variant>
        <vt:i4>0</vt:i4>
      </vt:variant>
      <vt:variant>
        <vt:i4>5</vt:i4>
      </vt:variant>
      <vt:variant>
        <vt:lpwstr/>
      </vt:variant>
      <vt:variant>
        <vt:lpwstr>_heading=h.gm2qmk5pfifl</vt:lpwstr>
      </vt:variant>
      <vt:variant>
        <vt:i4>3080201</vt:i4>
      </vt:variant>
      <vt:variant>
        <vt:i4>89</vt:i4>
      </vt:variant>
      <vt:variant>
        <vt:i4>0</vt:i4>
      </vt:variant>
      <vt:variant>
        <vt:i4>5</vt:i4>
      </vt:variant>
      <vt:variant>
        <vt:lpwstr/>
      </vt:variant>
      <vt:variant>
        <vt:lpwstr>_heading=h.tuqzb3du1crx</vt:lpwstr>
      </vt:variant>
      <vt:variant>
        <vt:i4>3080201</vt:i4>
      </vt:variant>
      <vt:variant>
        <vt:i4>86</vt:i4>
      </vt:variant>
      <vt:variant>
        <vt:i4>0</vt:i4>
      </vt:variant>
      <vt:variant>
        <vt:i4>5</vt:i4>
      </vt:variant>
      <vt:variant>
        <vt:lpwstr/>
      </vt:variant>
      <vt:variant>
        <vt:lpwstr>_heading=h.tuqzb3du1crx</vt:lpwstr>
      </vt:variant>
      <vt:variant>
        <vt:i4>3473503</vt:i4>
      </vt:variant>
      <vt:variant>
        <vt:i4>83</vt:i4>
      </vt:variant>
      <vt:variant>
        <vt:i4>0</vt:i4>
      </vt:variant>
      <vt:variant>
        <vt:i4>5</vt:i4>
      </vt:variant>
      <vt:variant>
        <vt:lpwstr/>
      </vt:variant>
      <vt:variant>
        <vt:lpwstr>_heading=h.p2ad9mfty3ma</vt:lpwstr>
      </vt:variant>
      <vt:variant>
        <vt:i4>3473503</vt:i4>
      </vt:variant>
      <vt:variant>
        <vt:i4>80</vt:i4>
      </vt:variant>
      <vt:variant>
        <vt:i4>0</vt:i4>
      </vt:variant>
      <vt:variant>
        <vt:i4>5</vt:i4>
      </vt:variant>
      <vt:variant>
        <vt:lpwstr/>
      </vt:variant>
      <vt:variant>
        <vt:lpwstr>_heading=h.p2ad9mfty3ma</vt:lpwstr>
      </vt:variant>
      <vt:variant>
        <vt:i4>3932188</vt:i4>
      </vt:variant>
      <vt:variant>
        <vt:i4>77</vt:i4>
      </vt:variant>
      <vt:variant>
        <vt:i4>0</vt:i4>
      </vt:variant>
      <vt:variant>
        <vt:i4>5</vt:i4>
      </vt:variant>
      <vt:variant>
        <vt:lpwstr/>
      </vt:variant>
      <vt:variant>
        <vt:lpwstr>_heading=h.ii8x4c4tl9nd</vt:lpwstr>
      </vt:variant>
      <vt:variant>
        <vt:i4>3932188</vt:i4>
      </vt:variant>
      <vt:variant>
        <vt:i4>74</vt:i4>
      </vt:variant>
      <vt:variant>
        <vt:i4>0</vt:i4>
      </vt:variant>
      <vt:variant>
        <vt:i4>5</vt:i4>
      </vt:variant>
      <vt:variant>
        <vt:lpwstr/>
      </vt:variant>
      <vt:variant>
        <vt:lpwstr>_heading=h.ii8x4c4tl9nd</vt:lpwstr>
      </vt:variant>
      <vt:variant>
        <vt:i4>4128785</vt:i4>
      </vt:variant>
      <vt:variant>
        <vt:i4>71</vt:i4>
      </vt:variant>
      <vt:variant>
        <vt:i4>0</vt:i4>
      </vt:variant>
      <vt:variant>
        <vt:i4>5</vt:i4>
      </vt:variant>
      <vt:variant>
        <vt:lpwstr/>
      </vt:variant>
      <vt:variant>
        <vt:lpwstr>_heading=h.zb3aq1uiliqh</vt:lpwstr>
      </vt:variant>
      <vt:variant>
        <vt:i4>4128785</vt:i4>
      </vt:variant>
      <vt:variant>
        <vt:i4>68</vt:i4>
      </vt:variant>
      <vt:variant>
        <vt:i4>0</vt:i4>
      </vt:variant>
      <vt:variant>
        <vt:i4>5</vt:i4>
      </vt:variant>
      <vt:variant>
        <vt:lpwstr/>
      </vt:variant>
      <vt:variant>
        <vt:lpwstr>_heading=h.zb3aq1uiliqh</vt:lpwstr>
      </vt:variant>
      <vt:variant>
        <vt:i4>7208989</vt:i4>
      </vt:variant>
      <vt:variant>
        <vt:i4>65</vt:i4>
      </vt:variant>
      <vt:variant>
        <vt:i4>0</vt:i4>
      </vt:variant>
      <vt:variant>
        <vt:i4>5</vt:i4>
      </vt:variant>
      <vt:variant>
        <vt:lpwstr/>
      </vt:variant>
      <vt:variant>
        <vt:lpwstr>_heading=h.eu614fvfazqk</vt:lpwstr>
      </vt:variant>
      <vt:variant>
        <vt:i4>7208989</vt:i4>
      </vt:variant>
      <vt:variant>
        <vt:i4>62</vt:i4>
      </vt:variant>
      <vt:variant>
        <vt:i4>0</vt:i4>
      </vt:variant>
      <vt:variant>
        <vt:i4>5</vt:i4>
      </vt:variant>
      <vt:variant>
        <vt:lpwstr/>
      </vt:variant>
      <vt:variant>
        <vt:lpwstr>_heading=h.eu614fvfazqk</vt:lpwstr>
      </vt:variant>
      <vt:variant>
        <vt:i4>3670082</vt:i4>
      </vt:variant>
      <vt:variant>
        <vt:i4>59</vt:i4>
      </vt:variant>
      <vt:variant>
        <vt:i4>0</vt:i4>
      </vt:variant>
      <vt:variant>
        <vt:i4>5</vt:i4>
      </vt:variant>
      <vt:variant>
        <vt:lpwstr/>
      </vt:variant>
      <vt:variant>
        <vt:lpwstr>_heading=h.iy7c7x83p0va</vt:lpwstr>
      </vt:variant>
      <vt:variant>
        <vt:i4>3670082</vt:i4>
      </vt:variant>
      <vt:variant>
        <vt:i4>56</vt:i4>
      </vt:variant>
      <vt:variant>
        <vt:i4>0</vt:i4>
      </vt:variant>
      <vt:variant>
        <vt:i4>5</vt:i4>
      </vt:variant>
      <vt:variant>
        <vt:lpwstr/>
      </vt:variant>
      <vt:variant>
        <vt:lpwstr>_heading=h.iy7c7x83p0va</vt:lpwstr>
      </vt:variant>
      <vt:variant>
        <vt:i4>2097181</vt:i4>
      </vt:variant>
      <vt:variant>
        <vt:i4>53</vt:i4>
      </vt:variant>
      <vt:variant>
        <vt:i4>0</vt:i4>
      </vt:variant>
      <vt:variant>
        <vt:i4>5</vt:i4>
      </vt:variant>
      <vt:variant>
        <vt:lpwstr/>
      </vt:variant>
      <vt:variant>
        <vt:lpwstr>_heading=h.16tolygv7h6</vt:lpwstr>
      </vt:variant>
      <vt:variant>
        <vt:i4>2097181</vt:i4>
      </vt:variant>
      <vt:variant>
        <vt:i4>50</vt:i4>
      </vt:variant>
      <vt:variant>
        <vt:i4>0</vt:i4>
      </vt:variant>
      <vt:variant>
        <vt:i4>5</vt:i4>
      </vt:variant>
      <vt:variant>
        <vt:lpwstr/>
      </vt:variant>
      <vt:variant>
        <vt:lpwstr>_heading=h.16tolygv7h6</vt:lpwstr>
      </vt:variant>
      <vt:variant>
        <vt:i4>6881370</vt:i4>
      </vt:variant>
      <vt:variant>
        <vt:i4>47</vt:i4>
      </vt:variant>
      <vt:variant>
        <vt:i4>0</vt:i4>
      </vt:variant>
      <vt:variant>
        <vt:i4>5</vt:i4>
      </vt:variant>
      <vt:variant>
        <vt:lpwstr/>
      </vt:variant>
      <vt:variant>
        <vt:lpwstr>_heading=h.j7w4wd1hjv7r</vt:lpwstr>
      </vt:variant>
      <vt:variant>
        <vt:i4>6881370</vt:i4>
      </vt:variant>
      <vt:variant>
        <vt:i4>44</vt:i4>
      </vt:variant>
      <vt:variant>
        <vt:i4>0</vt:i4>
      </vt:variant>
      <vt:variant>
        <vt:i4>5</vt:i4>
      </vt:variant>
      <vt:variant>
        <vt:lpwstr/>
      </vt:variant>
      <vt:variant>
        <vt:lpwstr>_heading=h.j7w4wd1hjv7r</vt:lpwstr>
      </vt:variant>
      <vt:variant>
        <vt:i4>6815765</vt:i4>
      </vt:variant>
      <vt:variant>
        <vt:i4>41</vt:i4>
      </vt:variant>
      <vt:variant>
        <vt:i4>0</vt:i4>
      </vt:variant>
      <vt:variant>
        <vt:i4>5</vt:i4>
      </vt:variant>
      <vt:variant>
        <vt:lpwstr/>
      </vt:variant>
      <vt:variant>
        <vt:lpwstr>_heading=h.q7gxhacktsnp</vt:lpwstr>
      </vt:variant>
      <vt:variant>
        <vt:i4>6815765</vt:i4>
      </vt:variant>
      <vt:variant>
        <vt:i4>38</vt:i4>
      </vt:variant>
      <vt:variant>
        <vt:i4>0</vt:i4>
      </vt:variant>
      <vt:variant>
        <vt:i4>5</vt:i4>
      </vt:variant>
      <vt:variant>
        <vt:lpwstr/>
      </vt:variant>
      <vt:variant>
        <vt:lpwstr>_heading=h.q7gxhacktsnp</vt:lpwstr>
      </vt:variant>
      <vt:variant>
        <vt:i4>6357082</vt:i4>
      </vt:variant>
      <vt:variant>
        <vt:i4>35</vt:i4>
      </vt:variant>
      <vt:variant>
        <vt:i4>0</vt:i4>
      </vt:variant>
      <vt:variant>
        <vt:i4>5</vt:i4>
      </vt:variant>
      <vt:variant>
        <vt:lpwstr/>
      </vt:variant>
      <vt:variant>
        <vt:lpwstr>_heading=h.le1ymvaamr20</vt:lpwstr>
      </vt:variant>
      <vt:variant>
        <vt:i4>6357082</vt:i4>
      </vt:variant>
      <vt:variant>
        <vt:i4>32</vt:i4>
      </vt:variant>
      <vt:variant>
        <vt:i4>0</vt:i4>
      </vt:variant>
      <vt:variant>
        <vt:i4>5</vt:i4>
      </vt:variant>
      <vt:variant>
        <vt:lpwstr/>
      </vt:variant>
      <vt:variant>
        <vt:lpwstr>_heading=h.le1ymvaamr20</vt:lpwstr>
      </vt:variant>
      <vt:variant>
        <vt:i4>2424837</vt:i4>
      </vt:variant>
      <vt:variant>
        <vt:i4>29</vt:i4>
      </vt:variant>
      <vt:variant>
        <vt:i4>0</vt:i4>
      </vt:variant>
      <vt:variant>
        <vt:i4>5</vt:i4>
      </vt:variant>
      <vt:variant>
        <vt:lpwstr/>
      </vt:variant>
      <vt:variant>
        <vt:lpwstr>_heading=h.6zn4vlmrdvmu</vt:lpwstr>
      </vt:variant>
      <vt:variant>
        <vt:i4>2424837</vt:i4>
      </vt:variant>
      <vt:variant>
        <vt:i4>26</vt:i4>
      </vt:variant>
      <vt:variant>
        <vt:i4>0</vt:i4>
      </vt:variant>
      <vt:variant>
        <vt:i4>5</vt:i4>
      </vt:variant>
      <vt:variant>
        <vt:lpwstr/>
      </vt:variant>
      <vt:variant>
        <vt:lpwstr>_heading=h.6zn4vlmrdvmu</vt:lpwstr>
      </vt:variant>
      <vt:variant>
        <vt:i4>7995468</vt:i4>
      </vt:variant>
      <vt:variant>
        <vt:i4>23</vt:i4>
      </vt:variant>
      <vt:variant>
        <vt:i4>0</vt:i4>
      </vt:variant>
      <vt:variant>
        <vt:i4>5</vt:i4>
      </vt:variant>
      <vt:variant>
        <vt:lpwstr/>
      </vt:variant>
      <vt:variant>
        <vt:lpwstr>_heading=h.al40pp25avc1</vt:lpwstr>
      </vt:variant>
      <vt:variant>
        <vt:i4>7995468</vt:i4>
      </vt:variant>
      <vt:variant>
        <vt:i4>20</vt:i4>
      </vt:variant>
      <vt:variant>
        <vt:i4>0</vt:i4>
      </vt:variant>
      <vt:variant>
        <vt:i4>5</vt:i4>
      </vt:variant>
      <vt:variant>
        <vt:lpwstr/>
      </vt:variant>
      <vt:variant>
        <vt:lpwstr>_heading=h.al40pp25avc1</vt:lpwstr>
      </vt:variant>
      <vt:variant>
        <vt:i4>6488130</vt:i4>
      </vt:variant>
      <vt:variant>
        <vt:i4>17</vt:i4>
      </vt:variant>
      <vt:variant>
        <vt:i4>0</vt:i4>
      </vt:variant>
      <vt:variant>
        <vt:i4>5</vt:i4>
      </vt:variant>
      <vt:variant>
        <vt:lpwstr/>
      </vt:variant>
      <vt:variant>
        <vt:lpwstr>_heading=h.fxqi5xneym9b</vt:lpwstr>
      </vt:variant>
      <vt:variant>
        <vt:i4>6488130</vt:i4>
      </vt:variant>
      <vt:variant>
        <vt:i4>14</vt:i4>
      </vt:variant>
      <vt:variant>
        <vt:i4>0</vt:i4>
      </vt:variant>
      <vt:variant>
        <vt:i4>5</vt:i4>
      </vt:variant>
      <vt:variant>
        <vt:lpwstr/>
      </vt:variant>
      <vt:variant>
        <vt:lpwstr>_heading=h.fxqi5xneym9b</vt:lpwstr>
      </vt:variant>
      <vt:variant>
        <vt:i4>3670105</vt:i4>
      </vt:variant>
      <vt:variant>
        <vt:i4>11</vt:i4>
      </vt:variant>
      <vt:variant>
        <vt:i4>0</vt:i4>
      </vt:variant>
      <vt:variant>
        <vt:i4>5</vt:i4>
      </vt:variant>
      <vt:variant>
        <vt:lpwstr/>
      </vt:variant>
      <vt:variant>
        <vt:lpwstr>_heading=h.s69cs18pnn8g</vt:lpwstr>
      </vt:variant>
      <vt:variant>
        <vt:i4>3670105</vt:i4>
      </vt:variant>
      <vt:variant>
        <vt:i4>8</vt:i4>
      </vt:variant>
      <vt:variant>
        <vt:i4>0</vt:i4>
      </vt:variant>
      <vt:variant>
        <vt:i4>5</vt:i4>
      </vt:variant>
      <vt:variant>
        <vt:lpwstr/>
      </vt:variant>
      <vt:variant>
        <vt:lpwstr>_heading=h.s69cs18pnn8g</vt:lpwstr>
      </vt:variant>
      <vt:variant>
        <vt:i4>3670102</vt:i4>
      </vt:variant>
      <vt:variant>
        <vt:i4>5</vt:i4>
      </vt:variant>
      <vt:variant>
        <vt:i4>0</vt:i4>
      </vt:variant>
      <vt:variant>
        <vt:i4>5</vt:i4>
      </vt:variant>
      <vt:variant>
        <vt:lpwstr/>
      </vt:variant>
      <vt:variant>
        <vt:lpwstr>_heading=h.p9cf036w6ntv</vt:lpwstr>
      </vt:variant>
      <vt:variant>
        <vt:i4>3670102</vt:i4>
      </vt:variant>
      <vt:variant>
        <vt:i4>2</vt:i4>
      </vt:variant>
      <vt:variant>
        <vt:i4>0</vt:i4>
      </vt:variant>
      <vt:variant>
        <vt:i4>5</vt:i4>
      </vt:variant>
      <vt:variant>
        <vt:lpwstr/>
      </vt:variant>
      <vt:variant>
        <vt:lpwstr>_heading=h.p9cf036w6ntv</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A Lozano</dc:creator>
  <cp:keywords/>
  <dc:description/>
  <cp:lastModifiedBy>Pradnya Bharambe</cp:lastModifiedBy>
  <cp:revision>4</cp:revision>
  <dcterms:created xsi:type="dcterms:W3CDTF">2025-09-12T14:04:00Z</dcterms:created>
  <dcterms:modified xsi:type="dcterms:W3CDTF">2026-01-10T05:15:00Z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0x01010094BEFBB9781B3F4C95DDC55766020D69</vt:lpwstr>
  </property>
  <property fmtid="{D5CDD505-2E9C-101B-9397-08002B2CF9AE}" pid="3" name="_dlc_DocIdItemGuid">
    <vt:lpwstr>b03990c5-5f5e-4ccd-bb75-6f6b67ae6efc</vt:lpwstr>
  </property>
  <property fmtid="{D5CDD505-2E9C-101B-9397-08002B2CF9AE}" pid="4" name="MediaServiceImageTags">
    <vt:lpwstr/>
  </property>
  <property fmtid="{D5CDD505-2E9C-101B-9397-08002B2CF9AE}" pid="5" name="MSIP_Label_68f72598-90ab-4748-9618-88402b5e95d2_Enabled">
    <vt:lpwstr>true</vt:lpwstr>
  </property>
  <property fmtid="{D5CDD505-2E9C-101B-9397-08002B2CF9AE}" pid="6" name="MSIP_Label_68f72598-90ab-4748-9618-88402b5e95d2_SetDate">
    <vt:lpwstr>2025-07-11T17:14:39Z</vt:lpwstr>
  </property>
  <property fmtid="{D5CDD505-2E9C-101B-9397-08002B2CF9AE}" pid="7" name="MSIP_Label_68f72598-90ab-4748-9618-88402b5e95d2_Method">
    <vt:lpwstr>Privileged</vt:lpwstr>
  </property>
  <property fmtid="{D5CDD505-2E9C-101B-9397-08002B2CF9AE}" pid="8" name="MSIP_Label_68f72598-90ab-4748-9618-88402b5e95d2_Name">
    <vt:lpwstr>68f72598-90ab-4748-9618-88402b5e95d2</vt:lpwstr>
  </property>
  <property fmtid="{D5CDD505-2E9C-101B-9397-08002B2CF9AE}" pid="9" name="MSIP_Label_68f72598-90ab-4748-9618-88402b5e95d2_SiteId">
    <vt:lpwstr>7a916015-20ae-4ad1-9170-eefd915e9272</vt:lpwstr>
  </property>
  <property fmtid="{D5CDD505-2E9C-101B-9397-08002B2CF9AE}" pid="10" name="MSIP_Label_68f72598-90ab-4748-9618-88402b5e95d2_ActionId">
    <vt:lpwstr>fa205ce8-3e05-4773-90a2-c6cc756457fc</vt:lpwstr>
  </property>
  <property fmtid="{D5CDD505-2E9C-101B-9397-08002B2CF9AE}" pid="11" name="MSIP_Label_68f72598-90ab-4748-9618-88402b5e95d2_ContentBits">
    <vt:lpwstr>0</vt:lpwstr>
  </property>
  <property fmtid="{D5CDD505-2E9C-101B-9397-08002B2CF9AE}" pid="12" name="MSIP_Label_68f72598-90ab-4748-9618-88402b5e95d2_Tag">
    <vt:lpwstr>10, 0, 1, 1</vt:lpwstr>
  </property>
</Properties>
</file>
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B466D" w14:textId="77777777" w:rsidR="00CB5BE2" w:rsidRDefault="00CB5BE2" w:rsidP="00CB5BE2">
      <w:pPr>
        <w:spacing w:beforeLines="120" w:before="288" w:line="240" w:lineRule="auto"/>
        <w:jc w:val="center"/>
        <w:rPr>
          <w:b/>
          <w:sz w:val="56"/>
          <w:szCs w:val="56"/>
        </w:rPr>
      </w:pPr>
    </w:p>
    <w:p w14:paraId="4879BB55" w14:textId="77777777" w:rsidR="00CB5BE2" w:rsidRDefault="00CB5BE2" w:rsidP="00CB5BE2">
      <w:pPr>
        <w:spacing w:beforeLines="120" w:before="288" w:line="240" w:lineRule="auto"/>
        <w:jc w:val="center"/>
        <w:rPr>
          <w:b/>
          <w:sz w:val="56"/>
          <w:szCs w:val="56"/>
        </w:rPr>
      </w:pPr>
    </w:p>
    <w:p w14:paraId="01148FC3" w14:textId="77777777" w:rsidR="00CB5BE2" w:rsidRPr="00582E58" w:rsidRDefault="00CB5BE2" w:rsidP="00CB5BE2">
      <w:pPr>
        <w:spacing w:beforeLines="120" w:before="288" w:line="240" w:lineRule="auto"/>
        <w:jc w:val="center"/>
        <w:rPr>
          <w:sz w:val="70"/>
          <w:szCs w:val="70"/>
        </w:rPr>
      </w:pPr>
      <w:r w:rsidRPr="00582E58">
        <w:rPr>
          <w:sz w:val="70"/>
          <w:szCs w:val="70"/>
        </w:rPr>
        <w:t>Analysis Data Reviewer’s Guide</w:t>
      </w:r>
    </w:p>
    <w:p w14:paraId="0CDBE430" w14:textId="77777777" w:rsidR="00CB5BE2" w:rsidRPr="00E7006C" w:rsidRDefault="00CB5BE2" w:rsidP="00CB5BE2">
      <w:pPr>
        <w:spacing w:beforeLines="120" w:before="288" w:line="240" w:lineRule="auto"/>
        <w:rPr>
          <w:sz w:val="44"/>
          <w:szCs w:val="44"/>
        </w:rPr>
      </w:pPr>
    </w:p>
    <w:p w14:paraId="6ACDCFB1" w14:textId="77777777" w:rsidR="00CB5BE2" w:rsidRPr="00E7006C" w:rsidRDefault="00CB5BE2" w:rsidP="00CB5BE2">
      <w:pPr>
        <w:spacing w:beforeLines="120" w:before="288" w:line="240" w:lineRule="auto"/>
        <w:jc w:val="center"/>
        <w:rPr>
          <w:sz w:val="44"/>
          <w:szCs w:val="44"/>
        </w:rPr>
      </w:pPr>
      <w:r w:rsidRPr="00E7006C">
        <w:rPr>
          <w:sz w:val="44"/>
          <w:szCs w:val="44"/>
        </w:rPr>
        <w:t>&lt;Sponsor Name&gt;</w:t>
      </w:r>
    </w:p>
    <w:p w14:paraId="74A59EDD" w14:textId="549566F7" w:rsidR="00CB5BE2" w:rsidRDefault="00CB5BE2" w:rsidP="00CB5BE2">
      <w:pPr>
        <w:pStyle w:val="Title"/>
        <w:rPr>
          <w:rFonts w:ascii="Times New Roman" w:hAnsi="Times New Roman"/>
          <w:b w:val="0"/>
          <w:sz w:val="44"/>
          <w:szCs w:val="44"/>
        </w:rPr>
      </w:pPr>
      <w:r w:rsidRPr="00E7006C">
        <w:rPr>
          <w:rFonts w:ascii="Times New Roman" w:hAnsi="Times New Roman"/>
          <w:b w:val="0"/>
          <w:sz w:val="44"/>
          <w:szCs w:val="44"/>
        </w:rPr>
        <w:t>Study &lt;Protocol Number&gt;</w:t>
      </w:r>
    </w:p>
    <w:p w14:paraId="029BEDE5" w14:textId="77777777" w:rsidR="00E551EC" w:rsidRPr="006403FC" w:rsidRDefault="00E551EC" w:rsidP="006403FC">
      <w:pPr>
        <w:rPr>
          <w:b/>
        </w:rPr>
      </w:pPr>
    </w:p>
    <w:p w14:paraId="5BA8BF32" w14:textId="5568D8B5" w:rsidR="00E551EC" w:rsidRPr="006403FC" w:rsidRDefault="00E551EC" w:rsidP="00E551EC">
      <w:pPr>
        <w:pStyle w:val="TableParagraph"/>
        <w:spacing w:line="252" w:lineRule="exact"/>
        <w:ind w:right="1"/>
        <w:jc w:val="center"/>
        <w:rPr>
          <w:rFonts w:eastAsia="Times New Roman"/>
          <w:bCs/>
          <w:kern w:val="28"/>
          <w:sz w:val="28"/>
          <w:szCs w:val="28"/>
          <w:lang w:eastAsia="x-none"/>
        </w:rPr>
      </w:pPr>
      <w:r w:rsidRPr="006403FC">
        <w:rPr>
          <w:rFonts w:eastAsia="Times New Roman"/>
          <w:bCs/>
          <w:kern w:val="28"/>
          <w:sz w:val="28"/>
          <w:szCs w:val="28"/>
          <w:lang w:eastAsia="x-none"/>
        </w:rPr>
        <w:t xml:space="preserve">ADRG Template Version </w:t>
      </w:r>
      <w:proofErr w:type="spellStart"/>
      <w:r w:rsidRPr="006403FC">
        <w:rPr>
          <w:rFonts w:eastAsia="Times New Roman"/>
          <w:bCs/>
          <w:kern w:val="28"/>
          <w:sz w:val="28"/>
          <w:szCs w:val="28"/>
          <w:lang w:eastAsia="x-none"/>
        </w:rPr>
        <w:t>ccyy</w:t>
      </w:r>
      <w:proofErr w:type="spellEnd"/>
      <w:r w:rsidRPr="006403FC">
        <w:rPr>
          <w:rFonts w:eastAsia="Times New Roman"/>
          <w:bCs/>
          <w:kern w:val="28"/>
          <w:sz w:val="28"/>
          <w:szCs w:val="28"/>
          <w:lang w:eastAsia="x-none"/>
        </w:rPr>
        <w:t>-mm-dd</w:t>
      </w:r>
    </w:p>
    <w:p w14:paraId="10CC798D" w14:textId="216B902B" w:rsidR="006319B6" w:rsidRDefault="006319B6" w:rsidP="00CB5BE2">
      <w:pPr>
        <w:spacing w:beforeLines="120" w:before="288" w:line="240" w:lineRule="auto"/>
        <w:jc w:val="center"/>
        <w:rPr>
          <w:b/>
          <w:sz w:val="56"/>
          <w:szCs w:val="56"/>
        </w:rPr>
      </w:pPr>
    </w:p>
    <w:p w14:paraId="26A3555F" w14:textId="77777777" w:rsidR="006319B6" w:rsidRPr="006319B6" w:rsidRDefault="006319B6" w:rsidP="006319B6">
      <w:pPr>
        <w:rPr>
          <w:sz w:val="56"/>
          <w:szCs w:val="56"/>
        </w:rPr>
      </w:pPr>
    </w:p>
    <w:p w14:paraId="4CCA30AF" w14:textId="77777777" w:rsidR="006319B6" w:rsidRPr="006319B6" w:rsidRDefault="006319B6" w:rsidP="006319B6">
      <w:pPr>
        <w:rPr>
          <w:sz w:val="56"/>
          <w:szCs w:val="56"/>
        </w:rPr>
      </w:pPr>
    </w:p>
    <w:p w14:paraId="234522B8" w14:textId="77777777" w:rsidR="006319B6" w:rsidRPr="006319B6" w:rsidRDefault="006319B6" w:rsidP="006319B6">
      <w:pPr>
        <w:rPr>
          <w:sz w:val="56"/>
          <w:szCs w:val="56"/>
        </w:rPr>
      </w:pPr>
    </w:p>
    <w:p w14:paraId="0CE1E52B" w14:textId="77777777" w:rsidR="006319B6" w:rsidRPr="006319B6" w:rsidRDefault="006319B6" w:rsidP="006319B6">
      <w:pPr>
        <w:rPr>
          <w:sz w:val="56"/>
          <w:szCs w:val="56"/>
        </w:rPr>
      </w:pPr>
    </w:p>
    <w:p w14:paraId="08A5BB1A" w14:textId="39165347" w:rsidR="006319B6" w:rsidRPr="006319B6" w:rsidRDefault="006319B6" w:rsidP="006319B6">
      <w:pPr>
        <w:tabs>
          <w:tab w:val="left" w:pos="8304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389E7889" w14:textId="201A3D64" w:rsidR="006319B6" w:rsidRDefault="006319B6" w:rsidP="00CB5BE2">
      <w:pPr>
        <w:spacing w:beforeLines="120" w:before="288" w:line="240" w:lineRule="auto"/>
        <w:jc w:val="center"/>
        <w:rPr>
          <w:sz w:val="56"/>
          <w:szCs w:val="56"/>
        </w:rPr>
      </w:pPr>
    </w:p>
    <w:p w14:paraId="29B1F50E" w14:textId="77777777" w:rsidR="00CB5BE2" w:rsidRPr="00AE6759" w:rsidRDefault="00CB5BE2" w:rsidP="00CB5BE2">
      <w:pPr>
        <w:spacing w:beforeLines="120" w:before="288" w:line="240" w:lineRule="auto"/>
        <w:jc w:val="center"/>
        <w:rPr>
          <w:b/>
          <w:sz w:val="56"/>
          <w:szCs w:val="56"/>
        </w:rPr>
      </w:pPr>
      <w:r w:rsidRPr="006319B6">
        <w:rPr>
          <w:sz w:val="56"/>
          <w:szCs w:val="56"/>
        </w:rPr>
        <w:br w:type="page"/>
      </w:r>
      <w:r>
        <w:rPr>
          <w:b/>
          <w:sz w:val="56"/>
          <w:szCs w:val="56"/>
        </w:rPr>
        <w:lastRenderedPageBreak/>
        <w:t>Analysis Data Reviewer’s Guide</w:t>
      </w:r>
    </w:p>
    <w:p w14:paraId="0F5FD40B" w14:textId="77777777" w:rsidR="00CB5BE2" w:rsidRDefault="00CB5BE2" w:rsidP="00CB5BE2">
      <w:pPr>
        <w:spacing w:beforeLines="120" w:before="288"/>
      </w:pPr>
    </w:p>
    <w:p w14:paraId="6A5657DA" w14:textId="77777777" w:rsidR="00CB5BE2" w:rsidRDefault="00CB5BE2" w:rsidP="00CB5BE2">
      <w:pPr>
        <w:pStyle w:val="TOCHeading"/>
        <w:numPr>
          <w:ilvl w:val="0"/>
          <w:numId w:val="0"/>
        </w:numPr>
        <w:ind w:left="360" w:hanging="360"/>
      </w:pPr>
      <w:r>
        <w:t>Contents</w:t>
      </w:r>
    </w:p>
    <w:p w14:paraId="6DDD38E3" w14:textId="51680454" w:rsidR="00D67E78" w:rsidRDefault="00CB5BE2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"2-2" \h \z \t "Heading 1,1,Heading 3,3,Heading 4,3,Heading 5,3" </w:instrText>
      </w:r>
      <w:r>
        <w:fldChar w:fldCharType="separate"/>
      </w:r>
      <w:hyperlink w:anchor="_Toc174576525" w:history="1">
        <w:r w:rsidR="00D67E78" w:rsidRPr="00261BE7">
          <w:rPr>
            <w:rStyle w:val="Hyperlink"/>
          </w:rPr>
          <w:t>1.</w:t>
        </w:r>
        <w:r w:rsidR="00D67E78"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="00D67E78" w:rsidRPr="00261BE7">
          <w:rPr>
            <w:rStyle w:val="Hyperlink"/>
          </w:rPr>
          <w:t>Introduction</w:t>
        </w:r>
        <w:r w:rsidR="00D67E78">
          <w:rPr>
            <w:webHidden/>
          </w:rPr>
          <w:tab/>
        </w:r>
        <w:r w:rsidR="00D67E78">
          <w:rPr>
            <w:webHidden/>
          </w:rPr>
          <w:fldChar w:fldCharType="begin"/>
        </w:r>
        <w:r w:rsidR="00D67E78">
          <w:rPr>
            <w:webHidden/>
          </w:rPr>
          <w:instrText xml:space="preserve"> PAGEREF _Toc174576525 \h </w:instrText>
        </w:r>
        <w:r w:rsidR="00D67E78">
          <w:rPr>
            <w:webHidden/>
          </w:rPr>
        </w:r>
        <w:r w:rsidR="00D67E78">
          <w:rPr>
            <w:webHidden/>
          </w:rPr>
          <w:fldChar w:fldCharType="separate"/>
        </w:r>
        <w:r w:rsidR="00D67E78">
          <w:rPr>
            <w:webHidden/>
          </w:rPr>
          <w:t>1</w:t>
        </w:r>
        <w:r w:rsidR="00D67E78">
          <w:rPr>
            <w:webHidden/>
          </w:rPr>
          <w:fldChar w:fldCharType="end"/>
        </w:r>
      </w:hyperlink>
    </w:p>
    <w:p w14:paraId="5ADC540D" w14:textId="396E817F" w:rsidR="00D67E78" w:rsidRDefault="00D67E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26" w:history="1">
        <w:r w:rsidRPr="00261BE7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1914CAA" w14:textId="0BA956FB" w:rsidR="00D67E78" w:rsidRDefault="00D67E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27" w:history="1">
        <w:r w:rsidRPr="00261BE7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E36FCB5" w14:textId="075794A8" w:rsidR="00D67E78" w:rsidRDefault="00D67E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28" w:history="1">
        <w:r w:rsidRPr="00261BE7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Study Data Standards and Dictionary Inventory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E899BA0" w14:textId="16C813D0" w:rsidR="00D67E78" w:rsidRDefault="00D67E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29" w:history="1">
        <w:r w:rsidRPr="00261BE7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Source Data Used for Analysis Dataset Creation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02403DE" w14:textId="2C5D75FC" w:rsidR="00D67E78" w:rsidRDefault="00D67E78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74576530" w:history="1">
        <w:r w:rsidRPr="00261BE7">
          <w:rPr>
            <w:rStyle w:val="Hyperlink"/>
          </w:rPr>
          <w:t>2.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</w:rPr>
          <w:t>Protocol Description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_Toc174576530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30B54513" w14:textId="5AA100CD" w:rsidR="00D67E78" w:rsidRDefault="00D67E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31" w:history="1">
        <w:r w:rsidRPr="00261BE7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Protocol Number and Title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527B342" w14:textId="10C076AA" w:rsidR="00D67E78" w:rsidRDefault="00D67E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32" w:history="1">
        <w:r w:rsidRPr="00261BE7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Protocol Design in Relation to ADaM Concepts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F14BE25" w14:textId="14060CAE" w:rsidR="00D67E78" w:rsidRDefault="00D67E78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74576533" w:history="1">
        <w:r w:rsidRPr="00261BE7">
          <w:rPr>
            <w:rStyle w:val="Hyperlink"/>
          </w:rPr>
          <w:t>3.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</w:rPr>
          <w:t>Analysis Considerations Related to Multiple Analysis Datasets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_Toc174576533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69CF831B" w14:textId="7423265A" w:rsidR="00D67E78" w:rsidRDefault="00D67E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34" w:history="1">
        <w:r w:rsidRPr="00261BE7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Estimands and Estimators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8E591B4" w14:textId="6D909690" w:rsidR="00D67E78" w:rsidRDefault="00D67E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35" w:history="1">
        <w:r w:rsidRPr="00261BE7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Core Variables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A1379A2" w14:textId="3C106827" w:rsidR="00D67E78" w:rsidRDefault="00D67E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36" w:history="1">
        <w:r w:rsidRPr="00261BE7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Treatment Variables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82E347C" w14:textId="70300A50" w:rsidR="00D67E78" w:rsidRDefault="00D67E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37" w:history="1">
        <w:r w:rsidRPr="00261BE7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Subject Issues that Require Special Analysis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FA063F7" w14:textId="05178FAC" w:rsidR="00D67E78" w:rsidRDefault="00D67E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38" w:history="1">
        <w:r w:rsidRPr="00261BE7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Use of Visit Windowing, Unscheduled Visits, and Record Selection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72802A6" w14:textId="0E9EDE85" w:rsidR="00D67E78" w:rsidRDefault="00D67E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39" w:history="1">
        <w:r w:rsidRPr="00261BE7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Imputation/Derivation Methods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4FA8753" w14:textId="47C6AD3A" w:rsidR="00D67E78" w:rsidRDefault="00D67E78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74576540" w:history="1">
        <w:r w:rsidRPr="00261BE7">
          <w:rPr>
            <w:rStyle w:val="Hyperlink"/>
          </w:rPr>
          <w:t>4.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</w:rPr>
          <w:t>Analysis Data Creation and Processing Issues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_Toc174576540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7A266001" w14:textId="3183CD10" w:rsidR="00D67E78" w:rsidRDefault="00D67E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41" w:history="1">
        <w:r w:rsidRPr="00261BE7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Split Datasets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D3DF2F0" w14:textId="06B44C1C" w:rsidR="00D67E78" w:rsidRDefault="00D67E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42" w:history="1">
        <w:r w:rsidRPr="00261BE7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Data Dependencies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C9D9C4E" w14:textId="5EF746C9" w:rsidR="00D67E78" w:rsidRDefault="00D67E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43" w:history="1">
        <w:r w:rsidRPr="00261BE7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Intermediate Datasets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582423E" w14:textId="60074977" w:rsidR="00D67E78" w:rsidRDefault="00D67E78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74576544" w:history="1">
        <w:r w:rsidRPr="00261BE7">
          <w:rPr>
            <w:rStyle w:val="Hyperlink"/>
          </w:rPr>
          <w:t>5.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</w:rPr>
          <w:t>Analysis Dataset Descriptions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_Toc174576544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7133F932" w14:textId="7A060931" w:rsidR="00D67E78" w:rsidRDefault="00D67E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45" w:history="1">
        <w:r w:rsidRPr="00261BE7">
          <w:rPr>
            <w:rStyle w:val="Hyperlink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1EBE79A" w14:textId="49F9C356" w:rsidR="00D67E78" w:rsidRDefault="00D67E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46" w:history="1">
        <w:r w:rsidRPr="00261BE7">
          <w:rPr>
            <w:rStyle w:val="Hyperlink"/>
            <w:rFonts w:ascii="Cambria" w:hAnsi="Cambria" w:cs="Cambria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Analysis Datasets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220E347" w14:textId="48707C2F" w:rsidR="00D67E78" w:rsidRDefault="00D67E78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47" w:history="1">
        <w:r w:rsidRPr="00261BE7">
          <w:rPr>
            <w:rStyle w:val="Hyperlink"/>
            <w:noProof/>
          </w:rPr>
          <w:t>5.2.1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ADSL – Subject Level Analysis Dataset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2BBD6A9" w14:textId="39659AA0" w:rsidR="00D67E78" w:rsidRDefault="00D67E78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48" w:history="1">
        <w:r w:rsidRPr="00261BE7">
          <w:rPr>
            <w:rStyle w:val="Hyperlink"/>
            <w:noProof/>
          </w:rPr>
          <w:t>5.2.2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ADICE – Intercurrent Events Analysis Dataset [would be adjusted if more than one dataset is used or if name is different]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B26F042" w14:textId="47F55DD5" w:rsidR="00D67E78" w:rsidRDefault="00D67E78">
      <w:pPr>
        <w:pStyle w:val="TOC3"/>
        <w:tabs>
          <w:tab w:val="left" w:pos="120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49" w:history="1">
        <w:r w:rsidRPr="00261BE7">
          <w:rPr>
            <w:rStyle w:val="Hyperlink"/>
            <w:noProof/>
          </w:rPr>
          <w:t>5.2.x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Dataset – Dataset Label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FDBDCCE" w14:textId="478A24F4" w:rsidR="00D67E78" w:rsidRDefault="00D67E78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74576550" w:history="1">
        <w:r w:rsidRPr="00261BE7">
          <w:rPr>
            <w:rStyle w:val="Hyperlink"/>
          </w:rPr>
          <w:t>6.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</w:rPr>
          <w:t>Data Conformance 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_Toc174576550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10B2B9F5" w14:textId="15D37BF2" w:rsidR="00D67E78" w:rsidRDefault="00D67E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51" w:history="1">
        <w:r w:rsidRPr="00261BE7">
          <w:rPr>
            <w:rStyle w:val="Hyperlink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Conformance Inputs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394ADCB" w14:textId="1CBB8FEC" w:rsidR="00D67E78" w:rsidRDefault="00D67E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52" w:history="1">
        <w:r w:rsidRPr="00261BE7">
          <w:rPr>
            <w:rStyle w:val="Hyperlink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Issues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DC0AA7" w14:textId="6CC9C854" w:rsidR="00D67E78" w:rsidRDefault="00D67E78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74576553" w:history="1">
        <w:r w:rsidRPr="00261BE7">
          <w:rPr>
            <w:rStyle w:val="Hyperlink"/>
          </w:rPr>
          <w:t>7.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</w:rPr>
          <w:t>Submission of Programs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_Toc174576553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39919491" w14:textId="44C35964" w:rsidR="00D67E78" w:rsidRDefault="00D67E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54" w:history="1">
        <w:r w:rsidRPr="00261BE7">
          <w:rPr>
            <w:rStyle w:val="Hyperlink"/>
            <w:noProof/>
          </w:rPr>
          <w:t>7.1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ADaM Programs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0FD47BC" w14:textId="5A60DA8A" w:rsidR="00D67E78" w:rsidRDefault="00D67E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55" w:history="1">
        <w:r w:rsidRPr="00261BE7">
          <w:rPr>
            <w:rStyle w:val="Hyperlink"/>
            <w:noProof/>
          </w:rPr>
          <w:t>7.2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Analysis Output Programs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B5AE98" w14:textId="4A7462DD" w:rsidR="00D67E78" w:rsidRDefault="00D67E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56" w:history="1">
        <w:r w:rsidRPr="00261BE7">
          <w:rPr>
            <w:rStyle w:val="Hyperlink"/>
            <w:noProof/>
          </w:rPr>
          <w:t>7.3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Macro/Function Programs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7F7D901" w14:textId="20D5B989" w:rsidR="00D67E78" w:rsidRDefault="00D67E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61" w:history="1">
        <w:r w:rsidRPr="00261BE7">
          <w:rPr>
            <w:rStyle w:val="Hyperlink"/>
            <w:noProof/>
          </w:rPr>
          <w:t>7.4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Proprietary R Packages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A4CE8C3" w14:textId="04518AD8" w:rsidR="00D67E78" w:rsidRDefault="00D67E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62" w:history="1">
        <w:r w:rsidRPr="00261BE7">
          <w:rPr>
            <w:rStyle w:val="Hyperlink"/>
            <w:noProof/>
          </w:rPr>
          <w:t>7.5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Open-source R Analysis Packages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38A3BCE" w14:textId="3CA99E89" w:rsidR="00D67E78" w:rsidRDefault="00D67E78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74576563" w:history="1">
        <w:r w:rsidRPr="00261BE7">
          <w:rPr>
            <w:rStyle w:val="Hyperlink"/>
          </w:rPr>
          <w:t>Appendix I: Lab Reference Ranges for Specific Populations Supporting Analysis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_Toc174576563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49254C2A" w14:textId="3F8B690C" w:rsidR="00D67E78" w:rsidRDefault="00D67E78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74576564" w:history="1">
        <w:r w:rsidRPr="00261BE7">
          <w:rPr>
            <w:rStyle w:val="Hyperlink"/>
          </w:rPr>
          <w:t>Appendix II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_Toc174576564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36E7CA8A" w14:textId="2AB5734E" w:rsidR="00D67E78" w:rsidRDefault="00D67E78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74576565" w:history="1">
        <w:r w:rsidRPr="00261BE7">
          <w:rPr>
            <w:rStyle w:val="Hyperlink"/>
          </w:rPr>
          <w:t>Legacy Data Conversion Plan and Report Appendix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_Toc174576565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7551DD75" w14:textId="3E9DB31C" w:rsidR="00D67E78" w:rsidRDefault="00D67E78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74576566" w:history="1">
        <w:r w:rsidRPr="00261BE7">
          <w:rPr>
            <w:rStyle w:val="Hyperlink"/>
          </w:rPr>
          <w:t>1.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_Toc174576566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60A9BCBA" w14:textId="492850B4" w:rsidR="00D67E78" w:rsidRDefault="00D67E78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74576567" w:history="1">
        <w:r w:rsidRPr="00261BE7">
          <w:rPr>
            <w:rStyle w:val="Hyperlink"/>
          </w:rPr>
          <w:t>2.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</w:rPr>
          <w:t>Conversion Data Flow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_Toc174576567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6ABA02B6" w14:textId="36C3DD95" w:rsidR="00D67E78" w:rsidRDefault="00D67E78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74576568" w:history="1">
        <w:r w:rsidRPr="00261BE7">
          <w:rPr>
            <w:rStyle w:val="Hyperlink"/>
          </w:rPr>
          <w:t>3.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</w:rPr>
          <w:t>Converted Data 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_Toc174576568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7D06E378" w14:textId="59AC1A6A" w:rsidR="00D67E78" w:rsidRDefault="00D67E78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74576569" w:history="1">
        <w:r w:rsidRPr="00261BE7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  <w:noProof/>
          </w:rPr>
          <w:t>Issues Encountered and Resolved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_Toc174576569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C516D41" w14:textId="576458DC" w:rsidR="00D67E78" w:rsidRDefault="00D67E78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74576570" w:history="1">
        <w:r w:rsidRPr="00261BE7">
          <w:rPr>
            <w:rStyle w:val="Hyperlink"/>
          </w:rPr>
          <w:t>4.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</w:rPr>
          <w:t>Traceability Data Flow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_Toc174576570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2AD9176E" w14:textId="0D19F869" w:rsidR="00D67E78" w:rsidRDefault="00D67E78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174576571" w:history="1">
        <w:r w:rsidRPr="00261BE7">
          <w:rPr>
            <w:rStyle w:val="Hyperlink"/>
          </w:rPr>
          <w:t>5.</w:t>
        </w:r>
        <w:r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261BE7">
          <w:rPr>
            <w:rStyle w:val="Hyperlink"/>
          </w:rPr>
          <w:t>Outstanding Issues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_Toc174576571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48A2A55E" w14:textId="17CD346E" w:rsidR="00CB5BE2" w:rsidRDefault="00CB5BE2" w:rsidP="00CB5BE2">
      <w:r>
        <w:rPr>
          <w:color w:val="365F91"/>
        </w:rPr>
        <w:fldChar w:fldCharType="end"/>
      </w:r>
    </w:p>
    <w:p w14:paraId="22AEF303" w14:textId="77777777" w:rsidR="00CB5BE2" w:rsidRPr="00E40CA2" w:rsidRDefault="00CB5BE2" w:rsidP="00CB5BE2">
      <w:pPr>
        <w:pStyle w:val="Heading1"/>
        <w:pageBreakBefore/>
      </w:pPr>
      <w:bookmarkStart w:id="0" w:name="_Toc340314077"/>
      <w:bookmarkStart w:id="1" w:name="_Toc340786674"/>
      <w:bookmarkStart w:id="2" w:name="_Toc174576525"/>
      <w:r w:rsidRPr="00FA2B6B">
        <w:lastRenderedPageBreak/>
        <w:t>Introduction</w:t>
      </w:r>
      <w:bookmarkEnd w:id="0"/>
      <w:bookmarkEnd w:id="1"/>
      <w:bookmarkEnd w:id="2"/>
    </w:p>
    <w:p w14:paraId="2CAD6C71" w14:textId="77777777" w:rsidR="00CB5BE2" w:rsidRPr="00053582" w:rsidRDefault="00CB5BE2" w:rsidP="00B12233">
      <w:pPr>
        <w:pStyle w:val="Heading2"/>
        <w:numPr>
          <w:ilvl w:val="0"/>
          <w:numId w:val="1"/>
        </w:numPr>
      </w:pPr>
      <w:bookmarkStart w:id="3" w:name="_Toc340314078"/>
      <w:bookmarkStart w:id="4" w:name="_Toc340786675"/>
      <w:bookmarkStart w:id="5" w:name="_Toc174576526"/>
      <w:r w:rsidRPr="00FA2B6B">
        <w:t>Purpose</w:t>
      </w:r>
      <w:bookmarkEnd w:id="3"/>
      <w:bookmarkEnd w:id="4"/>
      <w:bookmarkEnd w:id="5"/>
    </w:p>
    <w:p w14:paraId="1426074A" w14:textId="275AE4AC" w:rsidR="00CB5BE2" w:rsidRDefault="00CB5BE2" w:rsidP="00CB5BE2">
      <w:pPr>
        <w:pStyle w:val="BodyText"/>
      </w:pPr>
      <w:r>
        <w:t>This document provides context for the analysis datasets and terminology that benefit from additional explanation beyond the Data Definition document (define.xml)</w:t>
      </w:r>
      <w:r w:rsidR="00C06725">
        <w:t xml:space="preserve"> for an in</w:t>
      </w:r>
      <w:r w:rsidR="00847CED">
        <w:t>div</w:t>
      </w:r>
      <w:r w:rsidR="00C06725">
        <w:t>idual study</w:t>
      </w:r>
      <w:r>
        <w:t xml:space="preserve">.  In addition, this document provides a summary of </w:t>
      </w:r>
      <w:proofErr w:type="spellStart"/>
      <w:r>
        <w:t>ADaM</w:t>
      </w:r>
      <w:proofErr w:type="spellEnd"/>
      <w:r>
        <w:t xml:space="preserve"> conformance findings</w:t>
      </w:r>
      <w:r w:rsidR="00DE1359">
        <w:t xml:space="preserve">.  &lt;Also included are </w:t>
      </w:r>
      <w:r w:rsidR="0017058A" w:rsidRPr="00B246E4">
        <w:t xml:space="preserve">details regarding </w:t>
      </w:r>
      <w:r w:rsidR="00DE1359" w:rsidRPr="00B246E4">
        <w:t>&lt;</w:t>
      </w:r>
      <w:r w:rsidR="0017058A" w:rsidRPr="00B246E4">
        <w:t xml:space="preserve">legacy </w:t>
      </w:r>
      <w:r w:rsidR="00216389" w:rsidRPr="00B246E4">
        <w:t>analysis</w:t>
      </w:r>
      <w:r w:rsidR="0017058A" w:rsidRPr="00B246E4">
        <w:t xml:space="preserve"> data conversion to </w:t>
      </w:r>
      <w:proofErr w:type="spellStart"/>
      <w:r w:rsidR="0017058A" w:rsidRPr="00B246E4">
        <w:t>ADaM</w:t>
      </w:r>
      <w:proofErr w:type="spellEnd"/>
      <w:r w:rsidR="0017058A" w:rsidRPr="00B246E4">
        <w:t xml:space="preserve">&gt; &lt; legacy tabulation data conversion to SDTM and then to </w:t>
      </w:r>
      <w:proofErr w:type="spellStart"/>
      <w:r w:rsidR="0017058A" w:rsidRPr="00B246E4">
        <w:t>ADaM</w:t>
      </w:r>
      <w:proofErr w:type="spellEnd"/>
      <w:r w:rsidR="0017058A" w:rsidRPr="00B246E4">
        <w:t>&gt;.</w:t>
      </w:r>
    </w:p>
    <w:p w14:paraId="31814B1F" w14:textId="79BBEE52" w:rsidR="00301429" w:rsidRPr="00301429" w:rsidRDefault="00CB5BE2" w:rsidP="00301429">
      <w:pPr>
        <w:pStyle w:val="Heading2"/>
        <w:numPr>
          <w:ilvl w:val="1"/>
          <w:numId w:val="2"/>
        </w:numPr>
        <w:spacing w:after="240"/>
      </w:pPr>
      <w:bookmarkStart w:id="6" w:name="_Toc378100525"/>
      <w:bookmarkStart w:id="7" w:name="_Toc378100526"/>
      <w:bookmarkStart w:id="8" w:name="_Toc378100527"/>
      <w:bookmarkStart w:id="9" w:name="_Toc340314079"/>
      <w:bookmarkStart w:id="10" w:name="_Toc340786676"/>
      <w:bookmarkStart w:id="11" w:name="_Toc174576527"/>
      <w:bookmarkEnd w:id="6"/>
      <w:bookmarkEnd w:id="7"/>
      <w:bookmarkEnd w:id="8"/>
      <w:r w:rsidRPr="00053582">
        <w:t>Acron</w:t>
      </w:r>
      <w:r w:rsidRPr="00765409">
        <w:t>yms</w:t>
      </w:r>
      <w:bookmarkEnd w:id="9"/>
      <w:bookmarkEnd w:id="10"/>
      <w:bookmarkEnd w:id="11"/>
    </w:p>
    <w:tbl>
      <w:tblPr>
        <w:tblW w:w="8899" w:type="dxa"/>
        <w:tblInd w:w="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825"/>
        <w:gridCol w:w="7074"/>
      </w:tblGrid>
      <w:tr w:rsidR="00CB5BE2" w:rsidRPr="00495C35" w14:paraId="21F0F4A6" w14:textId="77777777" w:rsidTr="00EE1902">
        <w:trPr>
          <w:cantSplit/>
          <w:trHeight w:val="457"/>
          <w:tblHeader/>
        </w:trPr>
        <w:tc>
          <w:tcPr>
            <w:tcW w:w="1825" w:type="dxa"/>
            <w:shd w:val="clear" w:color="auto" w:fill="D9D9D9"/>
          </w:tcPr>
          <w:p w14:paraId="1C33F465" w14:textId="77777777" w:rsidR="00CB5BE2" w:rsidRPr="00495C35" w:rsidRDefault="00CB5BE2" w:rsidP="009F2F66">
            <w:pPr>
              <w:pStyle w:val="ListParagraph"/>
              <w:spacing w:line="240" w:lineRule="auto"/>
              <w:ind w:left="0"/>
              <w:rPr>
                <w:b/>
              </w:rPr>
            </w:pPr>
            <w:r w:rsidRPr="00495C35">
              <w:rPr>
                <w:b/>
              </w:rPr>
              <w:t>Acronym</w:t>
            </w:r>
          </w:p>
        </w:tc>
        <w:tc>
          <w:tcPr>
            <w:tcW w:w="7074" w:type="dxa"/>
            <w:shd w:val="clear" w:color="auto" w:fill="D9D9D9"/>
            <w:vAlign w:val="center"/>
          </w:tcPr>
          <w:p w14:paraId="10337A8C" w14:textId="77777777" w:rsidR="00CB5BE2" w:rsidRPr="00495C35" w:rsidRDefault="00CB5BE2" w:rsidP="009F2F66">
            <w:pPr>
              <w:pStyle w:val="ListParagraph"/>
              <w:spacing w:line="240" w:lineRule="auto"/>
              <w:ind w:left="0"/>
              <w:rPr>
                <w:b/>
              </w:rPr>
            </w:pPr>
            <w:r w:rsidRPr="00495C35">
              <w:rPr>
                <w:b/>
              </w:rPr>
              <w:t>Translation</w:t>
            </w:r>
          </w:p>
        </w:tc>
      </w:tr>
      <w:tr w:rsidR="00B369B3" w:rsidRPr="00495C35" w14:paraId="24F8E376" w14:textId="77777777" w:rsidTr="008E3AED">
        <w:trPr>
          <w:cantSplit/>
          <w:trHeight w:val="432"/>
        </w:trPr>
        <w:tc>
          <w:tcPr>
            <w:tcW w:w="1825" w:type="dxa"/>
            <w:vAlign w:val="bottom"/>
          </w:tcPr>
          <w:p w14:paraId="222D2145" w14:textId="67DE1E1F" w:rsidR="00B369B3" w:rsidRDefault="00B369B3" w:rsidP="00B369B3">
            <w:pPr>
              <w:pStyle w:val="ListParagraph"/>
              <w:spacing w:line="240" w:lineRule="auto"/>
              <w:ind w:left="0"/>
            </w:pPr>
            <w:proofErr w:type="spellStart"/>
            <w:r>
              <w:t>aCRF</w:t>
            </w:r>
            <w:proofErr w:type="spellEnd"/>
          </w:p>
        </w:tc>
        <w:tc>
          <w:tcPr>
            <w:tcW w:w="7074" w:type="dxa"/>
            <w:vAlign w:val="bottom"/>
          </w:tcPr>
          <w:p w14:paraId="38620F7C" w14:textId="36F4C95F" w:rsidR="00B369B3" w:rsidRDefault="00B369B3" w:rsidP="00B369B3">
            <w:pPr>
              <w:pStyle w:val="ListParagraph"/>
              <w:spacing w:before="0" w:line="240" w:lineRule="auto"/>
              <w:ind w:left="0"/>
            </w:pPr>
            <w:r>
              <w:t>Annotated Case Report Form</w:t>
            </w:r>
          </w:p>
        </w:tc>
      </w:tr>
      <w:tr w:rsidR="00B369B3" w:rsidRPr="00495C35" w14:paraId="6D033CC8" w14:textId="77777777" w:rsidTr="008E3AED">
        <w:trPr>
          <w:cantSplit/>
          <w:trHeight w:val="432"/>
        </w:trPr>
        <w:tc>
          <w:tcPr>
            <w:tcW w:w="1825" w:type="dxa"/>
            <w:vAlign w:val="bottom"/>
          </w:tcPr>
          <w:p w14:paraId="4974CB37" w14:textId="41A741BD" w:rsidR="00B369B3" w:rsidRDefault="00B369B3" w:rsidP="00B369B3">
            <w:pPr>
              <w:pStyle w:val="ListParagraph"/>
              <w:spacing w:line="240" w:lineRule="auto"/>
              <w:ind w:left="0"/>
            </w:pPr>
            <w:proofErr w:type="spellStart"/>
            <w:r>
              <w:t>ADaM</w:t>
            </w:r>
            <w:proofErr w:type="spellEnd"/>
          </w:p>
        </w:tc>
        <w:tc>
          <w:tcPr>
            <w:tcW w:w="7074" w:type="dxa"/>
            <w:vAlign w:val="bottom"/>
          </w:tcPr>
          <w:p w14:paraId="20A4CAC2" w14:textId="4EFC5720" w:rsidR="00B369B3" w:rsidRDefault="00B369B3" w:rsidP="00B369B3">
            <w:pPr>
              <w:pStyle w:val="ListParagraph"/>
              <w:spacing w:before="0" w:line="240" w:lineRule="auto"/>
              <w:ind w:left="0"/>
            </w:pPr>
            <w:r>
              <w:t>Analysis Dataset Model</w:t>
            </w:r>
          </w:p>
        </w:tc>
      </w:tr>
      <w:tr w:rsidR="00B369B3" w:rsidRPr="00495C35" w14:paraId="38464E7C" w14:textId="77777777" w:rsidTr="008E3AED">
        <w:trPr>
          <w:cantSplit/>
          <w:trHeight w:val="432"/>
        </w:trPr>
        <w:tc>
          <w:tcPr>
            <w:tcW w:w="1825" w:type="dxa"/>
            <w:vAlign w:val="bottom"/>
          </w:tcPr>
          <w:p w14:paraId="794404B0" w14:textId="0A28817D" w:rsidR="00B369B3" w:rsidRDefault="00B369B3" w:rsidP="00B369B3">
            <w:pPr>
              <w:pStyle w:val="ListParagraph"/>
              <w:spacing w:line="240" w:lineRule="auto"/>
              <w:ind w:left="0"/>
            </w:pPr>
            <w:r>
              <w:t>ADRG</w:t>
            </w:r>
          </w:p>
        </w:tc>
        <w:tc>
          <w:tcPr>
            <w:tcW w:w="7074" w:type="dxa"/>
            <w:vAlign w:val="bottom"/>
          </w:tcPr>
          <w:p w14:paraId="4174C8C0" w14:textId="1FA4A3B1" w:rsidR="00B369B3" w:rsidRDefault="00B369B3" w:rsidP="00B369B3">
            <w:pPr>
              <w:pStyle w:val="ListParagraph"/>
              <w:spacing w:before="0" w:line="240" w:lineRule="auto"/>
              <w:ind w:left="0"/>
            </w:pPr>
            <w:r>
              <w:t>Analysis Data Reviewer’s Guide</w:t>
            </w:r>
          </w:p>
        </w:tc>
      </w:tr>
      <w:tr w:rsidR="00B369B3" w:rsidRPr="00495C35" w14:paraId="00AAD88E" w14:textId="77777777" w:rsidTr="008E3AED">
        <w:trPr>
          <w:cantSplit/>
          <w:trHeight w:val="457"/>
        </w:trPr>
        <w:tc>
          <w:tcPr>
            <w:tcW w:w="1825" w:type="dxa"/>
            <w:vAlign w:val="bottom"/>
          </w:tcPr>
          <w:p w14:paraId="08F4F159" w14:textId="126CE22D" w:rsidR="00B369B3" w:rsidRPr="00495C35" w:rsidRDefault="00B369B3" w:rsidP="00B369B3">
            <w:pPr>
              <w:pStyle w:val="ListParagraph"/>
              <w:spacing w:line="240" w:lineRule="auto"/>
              <w:ind w:left="0"/>
            </w:pPr>
            <w:r>
              <w:t>eCRF</w:t>
            </w:r>
          </w:p>
        </w:tc>
        <w:tc>
          <w:tcPr>
            <w:tcW w:w="7074" w:type="dxa"/>
            <w:vAlign w:val="bottom"/>
          </w:tcPr>
          <w:p w14:paraId="37DBA738" w14:textId="6FD9D27C" w:rsidR="00B369B3" w:rsidRPr="00495C35" w:rsidRDefault="00B369B3" w:rsidP="00B369B3">
            <w:pPr>
              <w:pStyle w:val="ListParagraph"/>
              <w:spacing w:line="240" w:lineRule="auto"/>
              <w:ind w:left="0"/>
            </w:pPr>
            <w:r>
              <w:t>Electronic Case Report Form</w:t>
            </w:r>
          </w:p>
        </w:tc>
      </w:tr>
      <w:tr w:rsidR="00B369B3" w:rsidRPr="00495C35" w14:paraId="69400001" w14:textId="77777777" w:rsidTr="008E3AED">
        <w:trPr>
          <w:cantSplit/>
          <w:trHeight w:val="457"/>
        </w:trPr>
        <w:tc>
          <w:tcPr>
            <w:tcW w:w="1825" w:type="dxa"/>
            <w:vAlign w:val="bottom"/>
          </w:tcPr>
          <w:p w14:paraId="35425E75" w14:textId="1FAAA071" w:rsidR="00B369B3" w:rsidRPr="00495C35" w:rsidRDefault="00B369B3" w:rsidP="00B369B3">
            <w:pPr>
              <w:pStyle w:val="ListParagraph"/>
              <w:spacing w:line="240" w:lineRule="auto"/>
              <w:ind w:left="0"/>
            </w:pPr>
            <w:proofErr w:type="spellStart"/>
            <w:r>
              <w:t>eDT</w:t>
            </w:r>
            <w:proofErr w:type="spellEnd"/>
          </w:p>
        </w:tc>
        <w:tc>
          <w:tcPr>
            <w:tcW w:w="7074" w:type="dxa"/>
            <w:vAlign w:val="bottom"/>
          </w:tcPr>
          <w:p w14:paraId="4E2E820D" w14:textId="01AB3205" w:rsidR="00B369B3" w:rsidRPr="00495C35" w:rsidRDefault="00B369B3" w:rsidP="00B369B3">
            <w:pPr>
              <w:pStyle w:val="ListParagraph"/>
              <w:spacing w:line="240" w:lineRule="auto"/>
              <w:ind w:left="0"/>
            </w:pPr>
            <w:r>
              <w:t>Electronic Data Transfer (e.g. central lab data, ECG vendor data, PK data, etc.)</w:t>
            </w:r>
          </w:p>
        </w:tc>
      </w:tr>
      <w:tr w:rsidR="00C30D74" w:rsidRPr="00495C35" w14:paraId="44CA339B" w14:textId="77777777" w:rsidTr="008E3AED">
        <w:trPr>
          <w:cantSplit/>
          <w:trHeight w:val="457"/>
        </w:trPr>
        <w:tc>
          <w:tcPr>
            <w:tcW w:w="1825" w:type="dxa"/>
            <w:vAlign w:val="bottom"/>
          </w:tcPr>
          <w:p w14:paraId="20F91185" w14:textId="669EBB0C" w:rsidR="00C30D74" w:rsidRDefault="00C30D74" w:rsidP="00B369B3">
            <w:pPr>
              <w:pStyle w:val="ListParagraph"/>
              <w:spacing w:line="240" w:lineRule="auto"/>
              <w:ind w:left="0"/>
            </w:pPr>
            <w:r>
              <w:t>IG</w:t>
            </w:r>
          </w:p>
        </w:tc>
        <w:tc>
          <w:tcPr>
            <w:tcW w:w="7074" w:type="dxa"/>
            <w:vAlign w:val="bottom"/>
          </w:tcPr>
          <w:p w14:paraId="0E21E13A" w14:textId="26FCAE1A" w:rsidR="00C30D74" w:rsidRDefault="00C30D74" w:rsidP="00B369B3">
            <w:pPr>
              <w:pStyle w:val="ListParagraph"/>
              <w:spacing w:line="240" w:lineRule="auto"/>
              <w:ind w:left="0"/>
            </w:pPr>
            <w:r>
              <w:t>Implementation Guide</w:t>
            </w:r>
          </w:p>
        </w:tc>
      </w:tr>
      <w:tr w:rsidR="00301429" w:rsidRPr="00495C35" w14:paraId="133C9908" w14:textId="77777777" w:rsidTr="008E3AED">
        <w:trPr>
          <w:cantSplit/>
          <w:trHeight w:val="457"/>
        </w:trPr>
        <w:tc>
          <w:tcPr>
            <w:tcW w:w="1825" w:type="dxa"/>
            <w:vAlign w:val="bottom"/>
          </w:tcPr>
          <w:p w14:paraId="6EAC0CD8" w14:textId="29601AC0" w:rsidR="00301429" w:rsidRDefault="00301429" w:rsidP="00B369B3">
            <w:pPr>
              <w:pStyle w:val="ListParagraph"/>
              <w:spacing w:line="240" w:lineRule="auto"/>
              <w:ind w:left="0"/>
            </w:pPr>
            <w:r>
              <w:t>NA</w:t>
            </w:r>
          </w:p>
        </w:tc>
        <w:tc>
          <w:tcPr>
            <w:tcW w:w="7074" w:type="dxa"/>
            <w:vAlign w:val="bottom"/>
          </w:tcPr>
          <w:p w14:paraId="5975B20E" w14:textId="5A4A5859" w:rsidR="00301429" w:rsidRDefault="00301429" w:rsidP="00B369B3">
            <w:pPr>
              <w:pStyle w:val="ListParagraph"/>
              <w:spacing w:line="240" w:lineRule="auto"/>
              <w:ind w:left="0"/>
            </w:pPr>
            <w:r>
              <w:t>Not Applicable</w:t>
            </w:r>
          </w:p>
        </w:tc>
      </w:tr>
      <w:tr w:rsidR="00B369B3" w:rsidRPr="00495C35" w14:paraId="3AAA62F5" w14:textId="77777777" w:rsidTr="008E3AED">
        <w:trPr>
          <w:cantSplit/>
          <w:trHeight w:val="457"/>
        </w:trPr>
        <w:tc>
          <w:tcPr>
            <w:tcW w:w="1825" w:type="dxa"/>
            <w:vAlign w:val="bottom"/>
          </w:tcPr>
          <w:p w14:paraId="0847AA8D" w14:textId="3BF35907" w:rsidR="00B369B3" w:rsidRDefault="00B369B3" w:rsidP="00B369B3">
            <w:pPr>
              <w:pStyle w:val="ListParagraph"/>
              <w:spacing w:line="240" w:lineRule="auto"/>
              <w:ind w:left="0"/>
            </w:pPr>
            <w:r>
              <w:t>SDTM</w:t>
            </w:r>
          </w:p>
        </w:tc>
        <w:tc>
          <w:tcPr>
            <w:tcW w:w="7074" w:type="dxa"/>
            <w:vAlign w:val="bottom"/>
          </w:tcPr>
          <w:p w14:paraId="4066968D" w14:textId="1EF51A01" w:rsidR="00B369B3" w:rsidRDefault="00B369B3" w:rsidP="00B369B3">
            <w:pPr>
              <w:pStyle w:val="ListParagraph"/>
              <w:spacing w:line="240" w:lineRule="auto"/>
              <w:ind w:left="0"/>
            </w:pPr>
            <w:r>
              <w:t>Study Data Tabulation Model</w:t>
            </w:r>
          </w:p>
        </w:tc>
      </w:tr>
      <w:tr w:rsidR="00B369B3" w:rsidRPr="00495C35" w14:paraId="42E2D0BB" w14:textId="77777777" w:rsidTr="008E3AED">
        <w:trPr>
          <w:cantSplit/>
          <w:trHeight w:val="457"/>
        </w:trPr>
        <w:tc>
          <w:tcPr>
            <w:tcW w:w="1825" w:type="dxa"/>
            <w:vAlign w:val="bottom"/>
          </w:tcPr>
          <w:p w14:paraId="22ED764A" w14:textId="6E39155A" w:rsidR="00B369B3" w:rsidRDefault="00B369B3" w:rsidP="00B369B3">
            <w:pPr>
              <w:pStyle w:val="ListParagraph"/>
              <w:spacing w:line="240" w:lineRule="auto"/>
              <w:ind w:left="0"/>
            </w:pPr>
            <w:r>
              <w:t>TAUG</w:t>
            </w:r>
          </w:p>
        </w:tc>
        <w:tc>
          <w:tcPr>
            <w:tcW w:w="7074" w:type="dxa"/>
            <w:vAlign w:val="bottom"/>
          </w:tcPr>
          <w:p w14:paraId="0ADFB300" w14:textId="71BCACAB" w:rsidR="00B369B3" w:rsidRDefault="00B369B3" w:rsidP="00B369B3">
            <w:pPr>
              <w:pStyle w:val="ListParagraph"/>
              <w:spacing w:line="240" w:lineRule="auto"/>
              <w:ind w:left="0"/>
            </w:pPr>
            <w:r>
              <w:t>Therapeutic Area User Guide</w:t>
            </w:r>
          </w:p>
        </w:tc>
      </w:tr>
    </w:tbl>
    <w:p w14:paraId="21774B9F" w14:textId="1A2CBA33" w:rsidR="00301429" w:rsidRPr="00301429" w:rsidRDefault="00CB5BE2" w:rsidP="00301429">
      <w:pPr>
        <w:pStyle w:val="Heading2"/>
        <w:numPr>
          <w:ilvl w:val="1"/>
          <w:numId w:val="2"/>
        </w:numPr>
        <w:spacing w:after="240"/>
      </w:pPr>
      <w:bookmarkStart w:id="12" w:name="_Toc378100529"/>
      <w:bookmarkStart w:id="13" w:name="_Toc340314080"/>
      <w:bookmarkStart w:id="14" w:name="_Toc340786677"/>
      <w:bookmarkStart w:id="15" w:name="_Toc174576528"/>
      <w:bookmarkEnd w:id="12"/>
      <w:r w:rsidRPr="00920EE6">
        <w:t>Study Data Standards and Dictionary Inventory</w:t>
      </w:r>
      <w:bookmarkEnd w:id="13"/>
      <w:bookmarkEnd w:id="14"/>
      <w:bookmarkEnd w:id="15"/>
    </w:p>
    <w:tbl>
      <w:tblPr>
        <w:tblW w:w="8899" w:type="dxa"/>
        <w:tblInd w:w="5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883"/>
        <w:gridCol w:w="6016"/>
      </w:tblGrid>
      <w:tr w:rsidR="00CB5BE2" w:rsidRPr="00495C35" w14:paraId="649DD55F" w14:textId="77777777" w:rsidTr="00280499">
        <w:trPr>
          <w:cantSplit/>
          <w:tblHeader/>
        </w:trPr>
        <w:tc>
          <w:tcPr>
            <w:tcW w:w="2883" w:type="dxa"/>
            <w:shd w:val="clear" w:color="auto" w:fill="D9D9D9"/>
          </w:tcPr>
          <w:p w14:paraId="424F6291" w14:textId="77777777" w:rsidR="00CB5BE2" w:rsidRPr="00495C35" w:rsidRDefault="00CB5BE2" w:rsidP="009F2F66">
            <w:pPr>
              <w:spacing w:beforeLines="120" w:before="288" w:line="240" w:lineRule="auto"/>
              <w:rPr>
                <w:b/>
              </w:rPr>
            </w:pPr>
            <w:r w:rsidRPr="00495C35">
              <w:rPr>
                <w:b/>
              </w:rPr>
              <w:t>Standard or Dictionary</w:t>
            </w:r>
          </w:p>
        </w:tc>
        <w:tc>
          <w:tcPr>
            <w:tcW w:w="6016" w:type="dxa"/>
            <w:shd w:val="clear" w:color="auto" w:fill="D9D9D9"/>
          </w:tcPr>
          <w:p w14:paraId="7A853DB9" w14:textId="77777777" w:rsidR="00CB5BE2" w:rsidRPr="00495C35" w:rsidRDefault="00CB5BE2" w:rsidP="009F2F66">
            <w:pPr>
              <w:spacing w:beforeLines="120" w:before="288" w:line="240" w:lineRule="auto"/>
              <w:rPr>
                <w:b/>
              </w:rPr>
            </w:pPr>
            <w:r w:rsidRPr="00495C35">
              <w:rPr>
                <w:b/>
              </w:rPr>
              <w:t>Version</w:t>
            </w:r>
            <w:r>
              <w:rPr>
                <w:b/>
              </w:rPr>
              <w:t>s Used</w:t>
            </w:r>
          </w:p>
        </w:tc>
      </w:tr>
      <w:tr w:rsidR="00CB5BE2" w:rsidRPr="00495C35" w14:paraId="5F179642" w14:textId="77777777" w:rsidTr="00280499">
        <w:trPr>
          <w:cantSplit/>
        </w:trPr>
        <w:tc>
          <w:tcPr>
            <w:tcW w:w="2883" w:type="dxa"/>
            <w:vAlign w:val="bottom"/>
          </w:tcPr>
          <w:p w14:paraId="160F7E66" w14:textId="77777777" w:rsidR="00CB5BE2" w:rsidRPr="00495C35" w:rsidRDefault="00CB5BE2" w:rsidP="008E3AED">
            <w:pPr>
              <w:pStyle w:val="ListParagraph"/>
              <w:spacing w:line="240" w:lineRule="auto"/>
              <w:ind w:left="0"/>
            </w:pPr>
            <w:r w:rsidRPr="00495C35">
              <w:t>SDTM</w:t>
            </w:r>
          </w:p>
        </w:tc>
        <w:tc>
          <w:tcPr>
            <w:tcW w:w="6016" w:type="dxa"/>
            <w:vAlign w:val="bottom"/>
          </w:tcPr>
          <w:p w14:paraId="6B70BD35" w14:textId="77777777" w:rsidR="00CB5BE2" w:rsidRPr="00495C35" w:rsidRDefault="00CB5BE2" w:rsidP="008E3AED">
            <w:pPr>
              <w:pStyle w:val="ListParagraph"/>
              <w:spacing w:line="240" w:lineRule="auto"/>
              <w:ind w:left="0"/>
            </w:pPr>
          </w:p>
        </w:tc>
      </w:tr>
      <w:tr w:rsidR="00DE7ACC" w:rsidRPr="00495C35" w14:paraId="59533EDA" w14:textId="77777777" w:rsidTr="00A73E1F">
        <w:trPr>
          <w:cantSplit/>
        </w:trPr>
        <w:tc>
          <w:tcPr>
            <w:tcW w:w="2883" w:type="dxa"/>
            <w:vAlign w:val="bottom"/>
          </w:tcPr>
          <w:p w14:paraId="72D843BA" w14:textId="224AF737" w:rsidR="00DE7ACC" w:rsidRPr="00495C35" w:rsidRDefault="00DE7ACC" w:rsidP="008E3AED">
            <w:pPr>
              <w:pStyle w:val="ListParagraph"/>
              <w:spacing w:line="240" w:lineRule="auto"/>
              <w:ind w:left="0"/>
            </w:pPr>
            <w:r>
              <w:t>SDTM Controlled Terminology</w:t>
            </w:r>
          </w:p>
        </w:tc>
        <w:tc>
          <w:tcPr>
            <w:tcW w:w="6016" w:type="dxa"/>
            <w:vAlign w:val="bottom"/>
          </w:tcPr>
          <w:p w14:paraId="6DAB2264" w14:textId="77777777" w:rsidR="00DE7ACC" w:rsidRPr="00495C35" w:rsidRDefault="00DE7ACC" w:rsidP="008E3AED">
            <w:pPr>
              <w:pStyle w:val="ListParagraph"/>
              <w:spacing w:line="240" w:lineRule="auto"/>
              <w:ind w:left="0"/>
            </w:pPr>
          </w:p>
        </w:tc>
      </w:tr>
      <w:tr w:rsidR="00CB5BE2" w:rsidRPr="00495C35" w14:paraId="2252866C" w14:textId="77777777" w:rsidTr="00280499">
        <w:trPr>
          <w:cantSplit/>
        </w:trPr>
        <w:tc>
          <w:tcPr>
            <w:tcW w:w="2883" w:type="dxa"/>
            <w:vAlign w:val="bottom"/>
          </w:tcPr>
          <w:p w14:paraId="26EC537F" w14:textId="77777777" w:rsidR="00CB5BE2" w:rsidRPr="00495C35" w:rsidRDefault="00CB5BE2" w:rsidP="008E3AED">
            <w:pPr>
              <w:pStyle w:val="ListParagraph"/>
              <w:spacing w:line="240" w:lineRule="auto"/>
              <w:ind w:left="0"/>
            </w:pPr>
            <w:proofErr w:type="spellStart"/>
            <w:r>
              <w:t>ADaM</w:t>
            </w:r>
            <w:proofErr w:type="spellEnd"/>
          </w:p>
        </w:tc>
        <w:tc>
          <w:tcPr>
            <w:tcW w:w="6016" w:type="dxa"/>
            <w:vAlign w:val="bottom"/>
          </w:tcPr>
          <w:p w14:paraId="534BE9BB" w14:textId="77777777" w:rsidR="00CB5BE2" w:rsidRPr="00495C35" w:rsidRDefault="00CB5BE2" w:rsidP="008E3AED">
            <w:pPr>
              <w:pStyle w:val="ListParagraph"/>
              <w:spacing w:line="240" w:lineRule="auto"/>
              <w:ind w:left="0"/>
            </w:pPr>
          </w:p>
        </w:tc>
      </w:tr>
      <w:tr w:rsidR="00CB5BE2" w:rsidRPr="00495C35" w14:paraId="794567ED" w14:textId="77777777" w:rsidTr="00280499">
        <w:trPr>
          <w:cantSplit/>
        </w:trPr>
        <w:tc>
          <w:tcPr>
            <w:tcW w:w="2883" w:type="dxa"/>
            <w:vAlign w:val="bottom"/>
          </w:tcPr>
          <w:p w14:paraId="52FBAEC1" w14:textId="6D5CD70D" w:rsidR="00CB5BE2" w:rsidRPr="00495C35" w:rsidRDefault="00DE7ACC" w:rsidP="008E3AED">
            <w:pPr>
              <w:pStyle w:val="ListParagraph"/>
              <w:spacing w:line="240" w:lineRule="auto"/>
              <w:ind w:left="0"/>
            </w:pPr>
            <w:proofErr w:type="spellStart"/>
            <w:r>
              <w:t>ADaM</w:t>
            </w:r>
            <w:proofErr w:type="spellEnd"/>
            <w:r>
              <w:t xml:space="preserve"> </w:t>
            </w:r>
            <w:r w:rsidR="00CB5BE2" w:rsidRPr="00495C35">
              <w:t>Controlled Terminology</w:t>
            </w:r>
          </w:p>
        </w:tc>
        <w:tc>
          <w:tcPr>
            <w:tcW w:w="6016" w:type="dxa"/>
            <w:vAlign w:val="bottom"/>
          </w:tcPr>
          <w:p w14:paraId="1C6C13EF" w14:textId="77777777" w:rsidR="00CB5BE2" w:rsidRPr="00495C35" w:rsidRDefault="00CB5BE2" w:rsidP="008E3AED">
            <w:pPr>
              <w:pStyle w:val="ListParagraph"/>
              <w:spacing w:line="240" w:lineRule="auto"/>
              <w:ind w:left="0"/>
            </w:pPr>
          </w:p>
        </w:tc>
      </w:tr>
      <w:tr w:rsidR="00CB5BE2" w:rsidRPr="00495C35" w14:paraId="686C42EC" w14:textId="77777777" w:rsidTr="00280499">
        <w:trPr>
          <w:cantSplit/>
        </w:trPr>
        <w:tc>
          <w:tcPr>
            <w:tcW w:w="2883" w:type="dxa"/>
            <w:vAlign w:val="bottom"/>
          </w:tcPr>
          <w:p w14:paraId="76B0E076" w14:textId="77777777" w:rsidR="00CB5BE2" w:rsidRPr="00495C35" w:rsidRDefault="00CB5BE2" w:rsidP="008E3AED">
            <w:pPr>
              <w:pStyle w:val="ListParagraph"/>
              <w:spacing w:line="240" w:lineRule="auto"/>
              <w:ind w:left="0"/>
            </w:pPr>
            <w:r w:rsidRPr="00495C35">
              <w:t>Data Definitions</w:t>
            </w:r>
          </w:p>
        </w:tc>
        <w:tc>
          <w:tcPr>
            <w:tcW w:w="6016" w:type="dxa"/>
            <w:vAlign w:val="bottom"/>
          </w:tcPr>
          <w:p w14:paraId="7AA00853" w14:textId="77777777" w:rsidR="00CB5BE2" w:rsidRPr="00495C35" w:rsidRDefault="00CB5BE2" w:rsidP="008E3AED">
            <w:pPr>
              <w:pStyle w:val="ListParagraph"/>
              <w:spacing w:line="240" w:lineRule="auto"/>
              <w:ind w:left="0"/>
            </w:pPr>
          </w:p>
        </w:tc>
      </w:tr>
      <w:tr w:rsidR="00A73E1F" w:rsidRPr="00495C35" w14:paraId="060FE823" w14:textId="77777777" w:rsidTr="00280499">
        <w:trPr>
          <w:cantSplit/>
        </w:trPr>
        <w:tc>
          <w:tcPr>
            <w:tcW w:w="2883" w:type="dxa"/>
            <w:vAlign w:val="bottom"/>
          </w:tcPr>
          <w:p w14:paraId="24A97E92" w14:textId="24014355" w:rsidR="00A73E1F" w:rsidRPr="00495C35" w:rsidRDefault="00A73E1F" w:rsidP="008E3AED">
            <w:pPr>
              <w:pStyle w:val="ListParagraph"/>
              <w:spacing w:line="240" w:lineRule="auto"/>
              <w:ind w:left="0"/>
            </w:pPr>
            <w:r>
              <w:t>TAUG (if applicable)</w:t>
            </w:r>
          </w:p>
        </w:tc>
        <w:tc>
          <w:tcPr>
            <w:tcW w:w="6016" w:type="dxa"/>
            <w:vAlign w:val="bottom"/>
          </w:tcPr>
          <w:p w14:paraId="15695C8A" w14:textId="77777777" w:rsidR="00A73E1F" w:rsidRPr="00495C35" w:rsidRDefault="00A73E1F" w:rsidP="008E3AED">
            <w:pPr>
              <w:pStyle w:val="ListParagraph"/>
              <w:spacing w:line="240" w:lineRule="auto"/>
              <w:ind w:left="0"/>
            </w:pPr>
          </w:p>
        </w:tc>
      </w:tr>
      <w:tr w:rsidR="00A73E1F" w:rsidRPr="00495C35" w14:paraId="1AAC20A0" w14:textId="77777777" w:rsidTr="00A73E1F">
        <w:trPr>
          <w:cantSplit/>
        </w:trPr>
        <w:tc>
          <w:tcPr>
            <w:tcW w:w="2883" w:type="dxa"/>
            <w:vAlign w:val="bottom"/>
          </w:tcPr>
          <w:p w14:paraId="66292B03" w14:textId="78BD2240" w:rsidR="00A73E1F" w:rsidRDefault="00A73E1F" w:rsidP="008E3AED">
            <w:pPr>
              <w:pStyle w:val="ListParagraph"/>
              <w:spacing w:line="240" w:lineRule="auto"/>
              <w:ind w:left="0"/>
            </w:pPr>
            <w:r>
              <w:t>Medications Dictionary</w:t>
            </w:r>
          </w:p>
        </w:tc>
        <w:tc>
          <w:tcPr>
            <w:tcW w:w="6016" w:type="dxa"/>
            <w:vAlign w:val="bottom"/>
          </w:tcPr>
          <w:p w14:paraId="5463FB4A" w14:textId="77777777" w:rsidR="00A73E1F" w:rsidRPr="00495C35" w:rsidRDefault="00A73E1F" w:rsidP="008E3AED">
            <w:pPr>
              <w:pStyle w:val="ListParagraph"/>
              <w:spacing w:line="240" w:lineRule="auto"/>
              <w:ind w:left="0"/>
            </w:pPr>
          </w:p>
        </w:tc>
      </w:tr>
      <w:tr w:rsidR="00A73E1F" w:rsidRPr="00495C35" w14:paraId="5CF4F80C" w14:textId="77777777" w:rsidTr="00A73E1F">
        <w:trPr>
          <w:cantSplit/>
        </w:trPr>
        <w:tc>
          <w:tcPr>
            <w:tcW w:w="2883" w:type="dxa"/>
            <w:vAlign w:val="bottom"/>
          </w:tcPr>
          <w:p w14:paraId="1D5D4EAE" w14:textId="1F8127F9" w:rsidR="00A73E1F" w:rsidRDefault="00A73E1F" w:rsidP="008E3AED">
            <w:pPr>
              <w:pStyle w:val="ListParagraph"/>
              <w:spacing w:line="240" w:lineRule="auto"/>
              <w:ind w:left="0"/>
            </w:pPr>
            <w:r>
              <w:lastRenderedPageBreak/>
              <w:t>Medical Events Dictionary</w:t>
            </w:r>
          </w:p>
        </w:tc>
        <w:tc>
          <w:tcPr>
            <w:tcW w:w="6016" w:type="dxa"/>
            <w:vAlign w:val="bottom"/>
          </w:tcPr>
          <w:p w14:paraId="312CDB7A" w14:textId="6C79FF13" w:rsidR="00A73E1F" w:rsidRDefault="001F4C2A" w:rsidP="008E3AED">
            <w:pPr>
              <w:pStyle w:val="ListParagraph"/>
              <w:spacing w:line="240" w:lineRule="auto"/>
              <w:ind w:left="0"/>
            </w:pPr>
            <w:r>
              <w:t xml:space="preserve">Initial: </w:t>
            </w:r>
          </w:p>
          <w:p w14:paraId="1FA01FE9" w14:textId="66267681" w:rsidR="001F4C2A" w:rsidRPr="00495C35" w:rsidRDefault="001F4C2A" w:rsidP="008E3AED">
            <w:pPr>
              <w:pStyle w:val="ListParagraph"/>
              <w:spacing w:line="240" w:lineRule="auto"/>
              <w:ind w:left="0"/>
            </w:pPr>
            <w:r>
              <w:t>Final:</w:t>
            </w:r>
          </w:p>
        </w:tc>
      </w:tr>
      <w:tr w:rsidR="00CB5BE2" w:rsidRPr="00495C35" w14:paraId="5B57DD47" w14:textId="77777777" w:rsidTr="00280499">
        <w:trPr>
          <w:cantSplit/>
        </w:trPr>
        <w:tc>
          <w:tcPr>
            <w:tcW w:w="2883" w:type="dxa"/>
            <w:vAlign w:val="bottom"/>
          </w:tcPr>
          <w:p w14:paraId="1C5051CC" w14:textId="77777777" w:rsidR="00CB5BE2" w:rsidRPr="00495C35" w:rsidRDefault="00CB5BE2" w:rsidP="008E3AED">
            <w:pPr>
              <w:pStyle w:val="ListParagraph"/>
              <w:spacing w:line="240" w:lineRule="auto"/>
              <w:ind w:left="0"/>
            </w:pPr>
            <w:r w:rsidRPr="00495C35">
              <w:t>Other standards</w:t>
            </w:r>
            <w:r>
              <w:t xml:space="preserve"> (optional)</w:t>
            </w:r>
          </w:p>
        </w:tc>
        <w:tc>
          <w:tcPr>
            <w:tcW w:w="6016" w:type="dxa"/>
            <w:vAlign w:val="bottom"/>
          </w:tcPr>
          <w:p w14:paraId="505EAE77" w14:textId="77777777" w:rsidR="00CB5BE2" w:rsidRPr="00495C35" w:rsidRDefault="00CB5BE2" w:rsidP="008E3AED">
            <w:pPr>
              <w:pStyle w:val="ListParagraph"/>
              <w:spacing w:line="240" w:lineRule="auto"/>
              <w:ind w:left="0"/>
            </w:pPr>
          </w:p>
        </w:tc>
      </w:tr>
    </w:tbl>
    <w:p w14:paraId="54D0C2A9" w14:textId="77777777" w:rsidR="00CB5BE2" w:rsidRPr="00920EE6" w:rsidRDefault="00CB5BE2" w:rsidP="00B12233">
      <w:pPr>
        <w:pStyle w:val="Heading2"/>
        <w:numPr>
          <w:ilvl w:val="1"/>
          <w:numId w:val="2"/>
        </w:numPr>
      </w:pPr>
      <w:bookmarkStart w:id="16" w:name="_Toc174576529"/>
      <w:r>
        <w:t>Source Data Used for Analysis Dataset Creation</w:t>
      </w:r>
      <w:bookmarkEnd w:id="16"/>
    </w:p>
    <w:p w14:paraId="67C8AD60" w14:textId="5EBBC2B6" w:rsidR="00CB5BE2" w:rsidRDefault="00CB5BE2" w:rsidP="00CB5BE2">
      <w:pPr>
        <w:pStyle w:val="BodyText"/>
      </w:pPr>
      <w:r>
        <w:t>(insert your text here)</w:t>
      </w:r>
    </w:p>
    <w:p w14:paraId="642996BB" w14:textId="168F7ECB" w:rsidR="0017058A" w:rsidRPr="00B246E4" w:rsidRDefault="0017058A" w:rsidP="00B246E4">
      <w:pPr>
        <w:spacing w:line="240" w:lineRule="auto"/>
      </w:pPr>
      <w:r w:rsidRPr="00B246E4">
        <w:t>Include the following text if applicable: Please refer to the Legacy Data Conversion Plan and Report Appendix for additional details.</w:t>
      </w:r>
    </w:p>
    <w:p w14:paraId="18B02FDE" w14:textId="77777777" w:rsidR="00CB5BE2" w:rsidRPr="00E40CA2" w:rsidRDefault="00CB5BE2" w:rsidP="00CB5BE2">
      <w:pPr>
        <w:pStyle w:val="Heading1"/>
      </w:pPr>
      <w:bookmarkStart w:id="17" w:name="_Toc340314081"/>
      <w:bookmarkStart w:id="18" w:name="_Toc340786678"/>
      <w:bookmarkStart w:id="19" w:name="_Toc174576530"/>
      <w:r w:rsidRPr="00E40CA2">
        <w:t>Protocol Description</w:t>
      </w:r>
      <w:bookmarkEnd w:id="17"/>
      <w:bookmarkEnd w:id="18"/>
      <w:bookmarkEnd w:id="19"/>
    </w:p>
    <w:p w14:paraId="3A291205" w14:textId="77777777" w:rsidR="00CB5BE2" w:rsidRPr="00053582" w:rsidRDefault="00CB5BE2" w:rsidP="00B12233">
      <w:pPr>
        <w:pStyle w:val="Heading2"/>
        <w:numPr>
          <w:ilvl w:val="0"/>
          <w:numId w:val="3"/>
        </w:numPr>
      </w:pPr>
      <w:bookmarkStart w:id="20" w:name="_Toc340314082"/>
      <w:bookmarkStart w:id="21" w:name="_Toc340786679"/>
      <w:bookmarkStart w:id="22" w:name="_Toc174576531"/>
      <w:r w:rsidRPr="00053582">
        <w:t xml:space="preserve">Protocol </w:t>
      </w:r>
      <w:r>
        <w:t>Number</w:t>
      </w:r>
      <w:r w:rsidRPr="00053582">
        <w:t xml:space="preserve"> and Title</w:t>
      </w:r>
      <w:bookmarkEnd w:id="20"/>
      <w:bookmarkEnd w:id="21"/>
      <w:bookmarkEnd w:id="22"/>
    </w:p>
    <w:p w14:paraId="54A51066" w14:textId="77777777" w:rsidR="00CB5BE2" w:rsidRPr="008E3930" w:rsidRDefault="00CB5BE2" w:rsidP="00CB5BE2">
      <w:pPr>
        <w:spacing w:line="240" w:lineRule="auto"/>
        <w:ind w:left="2074" w:hanging="2074"/>
      </w:pPr>
      <w:r w:rsidRPr="008E3930">
        <w:t xml:space="preserve">Protocol Number: </w:t>
      </w:r>
      <w:r w:rsidRPr="008E3930">
        <w:tab/>
      </w:r>
    </w:p>
    <w:p w14:paraId="5B72F6F0" w14:textId="77777777" w:rsidR="00CB5BE2" w:rsidRPr="008E3930" w:rsidRDefault="00CB5BE2" w:rsidP="00CB5BE2">
      <w:pPr>
        <w:spacing w:line="240" w:lineRule="auto"/>
        <w:ind w:left="2074" w:hanging="2074"/>
      </w:pPr>
      <w:r w:rsidRPr="008E3930">
        <w:t>Protocol Title:</w:t>
      </w:r>
      <w:r w:rsidRPr="008E3930">
        <w:tab/>
      </w:r>
    </w:p>
    <w:p w14:paraId="647845E1" w14:textId="77777777" w:rsidR="00CB5BE2" w:rsidRDefault="00CB5BE2" w:rsidP="00CB5BE2">
      <w:pPr>
        <w:spacing w:line="240" w:lineRule="auto"/>
        <w:ind w:left="2074" w:hanging="2074"/>
      </w:pPr>
      <w:r w:rsidRPr="008E3930">
        <w:t>Protocol Versions:</w:t>
      </w:r>
      <w:r w:rsidRPr="008E3930">
        <w:tab/>
      </w:r>
    </w:p>
    <w:p w14:paraId="751DA9C4" w14:textId="77777777" w:rsidR="00CB5BE2" w:rsidRPr="008E3930" w:rsidRDefault="00CB5BE2" w:rsidP="00CB5BE2">
      <w:r>
        <w:lastRenderedPageBreak/>
        <w:t>(N</w:t>
      </w:r>
      <w:r w:rsidRPr="00BF49D4">
        <w:t xml:space="preserve">ote changes </w:t>
      </w:r>
      <w:r>
        <w:t xml:space="preserve">in protocol amendments </w:t>
      </w:r>
      <w:r w:rsidRPr="00BF49D4">
        <w:t xml:space="preserve">that affected data </w:t>
      </w:r>
      <w:r>
        <w:t>analysis</w:t>
      </w:r>
      <w:r w:rsidRPr="00006D6A">
        <w:t>)</w:t>
      </w:r>
    </w:p>
    <w:p w14:paraId="0E06CD07" w14:textId="77777777" w:rsidR="00CB5BE2" w:rsidRPr="00053582" w:rsidRDefault="00CB5BE2" w:rsidP="00B12233">
      <w:pPr>
        <w:pStyle w:val="Heading2"/>
        <w:numPr>
          <w:ilvl w:val="0"/>
          <w:numId w:val="3"/>
        </w:numPr>
      </w:pPr>
      <w:bookmarkStart w:id="23" w:name="_Toc340314083"/>
      <w:bookmarkStart w:id="24" w:name="_Toc340786680"/>
      <w:bookmarkStart w:id="25" w:name="_Toc174576532"/>
      <w:r w:rsidRPr="00053582">
        <w:t>Protocol Design</w:t>
      </w:r>
      <w:bookmarkEnd w:id="23"/>
      <w:bookmarkEnd w:id="24"/>
      <w:r>
        <w:t xml:space="preserve"> in Relation to </w:t>
      </w:r>
      <w:proofErr w:type="spellStart"/>
      <w:r>
        <w:t>ADaM</w:t>
      </w:r>
      <w:proofErr w:type="spellEnd"/>
      <w:r>
        <w:t xml:space="preserve"> Concepts</w:t>
      </w:r>
      <w:bookmarkEnd w:id="25"/>
    </w:p>
    <w:p w14:paraId="35F42CBB" w14:textId="55BCD521" w:rsidR="00CB5BE2" w:rsidRDefault="00CB5BE2" w:rsidP="00CB5BE2">
      <w:pPr>
        <w:pStyle w:val="BodyText"/>
      </w:pPr>
      <w:r>
        <w:t>(Graphic</w:t>
      </w:r>
      <w:r w:rsidR="00262943">
        <w:t>, table,</w:t>
      </w:r>
      <w:r>
        <w:t xml:space="preserve"> or text here to describe how the definition of standard </w:t>
      </w:r>
      <w:proofErr w:type="spellStart"/>
      <w:r>
        <w:t>ADaM</w:t>
      </w:r>
      <w:proofErr w:type="spellEnd"/>
      <w:r>
        <w:t xml:space="preserve"> variables for treatment, analysis period, analysis phase, </w:t>
      </w:r>
      <w:proofErr w:type="spellStart"/>
      <w:r>
        <w:t>etc</w:t>
      </w:r>
      <w:proofErr w:type="spellEnd"/>
      <w:r>
        <w:t xml:space="preserve"> relate to the design of the protocol)</w:t>
      </w:r>
    </w:p>
    <w:p w14:paraId="7364DBB2" w14:textId="77777777" w:rsidR="00CB5BE2" w:rsidRPr="00E40CA2" w:rsidRDefault="00CB5BE2" w:rsidP="00CB5BE2">
      <w:pPr>
        <w:pStyle w:val="Heading1"/>
      </w:pPr>
      <w:bookmarkStart w:id="26" w:name="_Toc378100534"/>
      <w:bookmarkStart w:id="27" w:name="_Toc378100535"/>
      <w:bookmarkStart w:id="28" w:name="_Toc378100536"/>
      <w:bookmarkStart w:id="29" w:name="_Toc378100538"/>
      <w:bookmarkStart w:id="30" w:name="_Toc378100539"/>
      <w:bookmarkStart w:id="31" w:name="_Toc378100558"/>
      <w:bookmarkStart w:id="32" w:name="_TA_–_Trial"/>
      <w:bookmarkStart w:id="33" w:name="_Toc378100559"/>
      <w:bookmarkStart w:id="34" w:name="_Toc378100560"/>
      <w:bookmarkStart w:id="35" w:name="_TE_–_Trial"/>
      <w:bookmarkStart w:id="36" w:name="_Toc378100561"/>
      <w:bookmarkStart w:id="37" w:name="_Toc378100562"/>
      <w:bookmarkStart w:id="38" w:name="_TV_–_Trial"/>
      <w:bookmarkStart w:id="39" w:name="_Toc378100563"/>
      <w:bookmarkStart w:id="40" w:name="_Toc378100564"/>
      <w:bookmarkStart w:id="41" w:name="_TI_–_Trial"/>
      <w:bookmarkStart w:id="42" w:name="_Toc378100565"/>
      <w:bookmarkStart w:id="43" w:name="_Toc378100566"/>
      <w:bookmarkStart w:id="44" w:name="_TS_–_Trial"/>
      <w:bookmarkStart w:id="45" w:name="_Toc378100567"/>
      <w:bookmarkStart w:id="46" w:name="_Toc378100568"/>
      <w:bookmarkStart w:id="47" w:name="_Toc378100569"/>
      <w:bookmarkStart w:id="48" w:name="_Toc340314085"/>
      <w:bookmarkStart w:id="49" w:name="_Toc340786682"/>
      <w:bookmarkStart w:id="50" w:name="_Toc174576533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r>
        <w:t xml:space="preserve">Analysis </w:t>
      </w:r>
      <w:r>
        <w:rPr>
          <w:lang w:val="en-US"/>
        </w:rPr>
        <w:t xml:space="preserve">Considerations </w:t>
      </w:r>
      <w:r>
        <w:t>Related to Multiple Analysis Datasets</w:t>
      </w:r>
      <w:bookmarkEnd w:id="48"/>
      <w:bookmarkEnd w:id="49"/>
      <w:bookmarkEnd w:id="50"/>
    </w:p>
    <w:p w14:paraId="00ECD25C" w14:textId="27D294AC" w:rsidR="00495660" w:rsidRPr="00F17761" w:rsidRDefault="00355EBB" w:rsidP="00F17761">
      <w:pPr>
        <w:pStyle w:val="Heading2"/>
        <w:numPr>
          <w:ilvl w:val="0"/>
          <w:numId w:val="4"/>
        </w:numPr>
        <w:spacing w:after="240"/>
        <w:rPr>
          <w:color w:val="FF0000"/>
        </w:rPr>
      </w:pPr>
      <w:bookmarkStart w:id="51" w:name="_Hlk166791424"/>
      <w:bookmarkStart w:id="52" w:name="_Toc174576534"/>
      <w:bookmarkStart w:id="53" w:name="_Toc340314086"/>
      <w:bookmarkStart w:id="54" w:name="_Toc340786683"/>
      <w:proofErr w:type="spellStart"/>
      <w:r w:rsidRPr="00F17761">
        <w:rPr>
          <w:color w:val="FF0000"/>
        </w:rPr>
        <w:t>Estimands</w:t>
      </w:r>
      <w:proofErr w:type="spellEnd"/>
      <w:r w:rsidRPr="00F17761">
        <w:rPr>
          <w:color w:val="FF0000"/>
        </w:rPr>
        <w:t xml:space="preserve"> and Estimators</w:t>
      </w:r>
      <w:bookmarkEnd w:id="51"/>
      <w:bookmarkEnd w:id="52"/>
    </w:p>
    <w:tbl>
      <w:tblPr>
        <w:tblW w:w="9067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507"/>
        <w:gridCol w:w="1890"/>
        <w:gridCol w:w="5670"/>
      </w:tblGrid>
      <w:tr w:rsidR="00495660" w14:paraId="12B243D1" w14:textId="77777777" w:rsidTr="00495660">
        <w:trPr>
          <w:tblHeader/>
        </w:trPr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FFFFFF" w:themeFill="background1"/>
            <w:vAlign w:val="bottom"/>
            <w:hideMark/>
          </w:tcPr>
          <w:p w14:paraId="5E14A5B6" w14:textId="2EAD2395" w:rsidR="00495660" w:rsidRPr="00F17761" w:rsidRDefault="00495660" w:rsidP="00CC48F3">
            <w:pPr>
              <w:rPr>
                <w:b/>
                <w:color w:val="FF0000"/>
              </w:rPr>
            </w:pPr>
            <w:proofErr w:type="spellStart"/>
            <w:r w:rsidRPr="00F17761">
              <w:rPr>
                <w:b/>
                <w:color w:val="FF0000"/>
              </w:rPr>
              <w:t>Estimand</w:t>
            </w:r>
            <w:proofErr w:type="spellEnd"/>
            <w:r w:rsidRPr="00F17761">
              <w:rPr>
                <w:b/>
                <w:color w:val="FF0000"/>
              </w:rPr>
              <w:t>/ Estimator ID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FFFFFF" w:themeFill="background1"/>
            <w:vAlign w:val="bottom"/>
            <w:hideMark/>
          </w:tcPr>
          <w:p w14:paraId="59260E1C" w14:textId="2C43F8AC" w:rsidR="00495660" w:rsidRPr="00F17761" w:rsidRDefault="00495660" w:rsidP="00CC48F3">
            <w:pPr>
              <w:rPr>
                <w:b/>
                <w:color w:val="FF0000"/>
              </w:rPr>
            </w:pPr>
            <w:r w:rsidRPr="00F17761">
              <w:rPr>
                <w:b/>
                <w:color w:val="FF0000"/>
              </w:rPr>
              <w:t>Descriptor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FFFFFF" w:themeFill="background1"/>
            <w:vAlign w:val="bottom"/>
            <w:hideMark/>
          </w:tcPr>
          <w:p w14:paraId="23F81D98" w14:textId="77777777" w:rsidR="00495660" w:rsidRPr="00F17761" w:rsidRDefault="00495660" w:rsidP="00CC48F3">
            <w:pPr>
              <w:rPr>
                <w:b/>
                <w:color w:val="FF0000"/>
              </w:rPr>
            </w:pPr>
            <w:r w:rsidRPr="00F17761">
              <w:rPr>
                <w:b/>
                <w:color w:val="FF0000"/>
              </w:rPr>
              <w:t>Description</w:t>
            </w:r>
          </w:p>
        </w:tc>
      </w:tr>
      <w:tr w:rsidR="00495660" w14:paraId="46100AF7" w14:textId="77777777" w:rsidTr="00A12012">
        <w:trPr>
          <w:trHeight w:val="357"/>
        </w:trPr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610AE" w14:textId="6E7ACD8E" w:rsidR="00495660" w:rsidRDefault="00495660" w:rsidP="00CC48F3"/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AC1B2" w14:textId="77D982C6" w:rsidR="00495660" w:rsidRDefault="00495660" w:rsidP="00CC48F3"/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5B0D7" w14:textId="6D6FDF61" w:rsidR="00495660" w:rsidRDefault="00495660" w:rsidP="00CC48F3"/>
        </w:tc>
      </w:tr>
    </w:tbl>
    <w:p w14:paraId="1576674F" w14:textId="529D54EC" w:rsidR="00355EBB" w:rsidRPr="00355EBB" w:rsidRDefault="00355EBB" w:rsidP="00355EBB">
      <w:pPr>
        <w:pStyle w:val="Heading2"/>
        <w:numPr>
          <w:ilvl w:val="0"/>
          <w:numId w:val="4"/>
        </w:numPr>
      </w:pPr>
      <w:bookmarkStart w:id="55" w:name="_Toc174576535"/>
      <w:r>
        <w:t>Core Variables</w:t>
      </w:r>
      <w:bookmarkEnd w:id="55"/>
    </w:p>
    <w:p w14:paraId="6725D4F5" w14:textId="77777777" w:rsidR="00CB5BE2" w:rsidRDefault="00CB5BE2" w:rsidP="00CB5BE2">
      <w:pPr>
        <w:pStyle w:val="BodyText"/>
      </w:pPr>
      <w:r>
        <w:t xml:space="preserve">Core variables are those that are represented across all/most analysis datasets.  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45"/>
        <w:gridCol w:w="6845"/>
      </w:tblGrid>
      <w:tr w:rsidR="00CB5BE2" w:rsidRPr="00692CDC" w14:paraId="65EE8FD4" w14:textId="77777777" w:rsidTr="00932D7C">
        <w:trPr>
          <w:cantSplit/>
          <w:tblHeader/>
        </w:trPr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1679AC3" w14:textId="77777777" w:rsidR="00CB5BE2" w:rsidRPr="00692CDC" w:rsidRDefault="00CB5BE2" w:rsidP="009F2F66">
            <w:pPr>
              <w:rPr>
                <w:b/>
                <w:color w:val="000000"/>
              </w:rPr>
            </w:pPr>
            <w:r w:rsidRPr="00692CDC">
              <w:rPr>
                <w:b/>
                <w:color w:val="000000"/>
              </w:rPr>
              <w:t>Variable Name</w:t>
            </w:r>
          </w:p>
        </w:tc>
        <w:tc>
          <w:tcPr>
            <w:tcW w:w="6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EA909EC" w14:textId="77777777" w:rsidR="00CB5BE2" w:rsidRPr="00692CDC" w:rsidRDefault="00CB5BE2" w:rsidP="009F2F66">
            <w:pPr>
              <w:rPr>
                <w:b/>
                <w:color w:val="000000"/>
              </w:rPr>
            </w:pPr>
            <w:r w:rsidRPr="00692CDC">
              <w:rPr>
                <w:b/>
                <w:color w:val="000000"/>
              </w:rPr>
              <w:t>Variable Description</w:t>
            </w:r>
          </w:p>
        </w:tc>
      </w:tr>
      <w:tr w:rsidR="00932D7C" w:rsidRPr="0018356E" w14:paraId="05EE0696" w14:textId="77777777" w:rsidTr="008E3AED">
        <w:trPr>
          <w:cantSplit/>
        </w:trPr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10A3D7" w14:textId="71125711" w:rsidR="00932D7C" w:rsidRPr="0018356E" w:rsidRDefault="00932D7C" w:rsidP="008E3AED">
            <w:r w:rsidRPr="0018356E">
              <w:t>STUDYID</w:t>
            </w:r>
          </w:p>
        </w:tc>
        <w:tc>
          <w:tcPr>
            <w:tcW w:w="6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6A3130" w14:textId="67A31B63" w:rsidR="00932D7C" w:rsidRPr="0018356E" w:rsidRDefault="00932D7C" w:rsidP="008E3AED">
            <w:r w:rsidRPr="0018356E">
              <w:t>Study identifier used for this protocol</w:t>
            </w:r>
          </w:p>
        </w:tc>
      </w:tr>
      <w:tr w:rsidR="00932D7C" w:rsidRPr="0018356E" w14:paraId="3FCEF430" w14:textId="77777777" w:rsidTr="008E3AED">
        <w:trPr>
          <w:cantSplit/>
        </w:trPr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7F5D9F" w14:textId="775E9AAD" w:rsidR="00932D7C" w:rsidRPr="0018356E" w:rsidRDefault="00932D7C" w:rsidP="008E3AED">
            <w:r w:rsidRPr="0018356E">
              <w:t>USUBJID</w:t>
            </w:r>
          </w:p>
        </w:tc>
        <w:tc>
          <w:tcPr>
            <w:tcW w:w="6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3747ED" w14:textId="0360C667" w:rsidR="00932D7C" w:rsidRPr="0018356E" w:rsidRDefault="00932D7C" w:rsidP="008E3AED">
            <w:r w:rsidRPr="0018356E">
              <w:t>Unique subject identifier</w:t>
            </w:r>
          </w:p>
        </w:tc>
      </w:tr>
      <w:tr w:rsidR="00F73FAF" w14:paraId="5927F98A" w14:textId="77777777" w:rsidTr="00A12012">
        <w:trPr>
          <w:cantSplit/>
        </w:trPr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AABE9" w14:textId="619293C4" w:rsidR="00F73FAF" w:rsidRPr="00A12012" w:rsidRDefault="00F73FAF" w:rsidP="00F73FAF">
            <w:pPr>
              <w:rPr>
                <w:color w:val="FF0000"/>
              </w:rPr>
            </w:pPr>
            <w:proofErr w:type="spellStart"/>
            <w:r w:rsidRPr="00A12012">
              <w:rPr>
                <w:color w:val="FF0000"/>
              </w:rPr>
              <w:t>ESTzz</w:t>
            </w:r>
            <w:proofErr w:type="spellEnd"/>
            <w:r w:rsidRPr="00A12012">
              <w:rPr>
                <w:color w:val="FF0000"/>
              </w:rPr>
              <w:t>*FL</w:t>
            </w:r>
          </w:p>
        </w:tc>
        <w:tc>
          <w:tcPr>
            <w:tcW w:w="6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1AE48" w14:textId="4F3B9F11" w:rsidR="00F73FAF" w:rsidRPr="00A12012" w:rsidRDefault="00F73FAF" w:rsidP="00F73FAF">
            <w:pPr>
              <w:rPr>
                <w:color w:val="FF0000"/>
              </w:rPr>
            </w:pPr>
            <w:r w:rsidRPr="00A12012">
              <w:rPr>
                <w:color w:val="FF0000"/>
              </w:rPr>
              <w:t xml:space="preserve"> </w:t>
            </w:r>
            <w:proofErr w:type="spellStart"/>
            <w:r w:rsidRPr="00A12012">
              <w:rPr>
                <w:color w:val="FF0000"/>
              </w:rPr>
              <w:t>Estimand</w:t>
            </w:r>
            <w:proofErr w:type="spellEnd"/>
            <w:r w:rsidRPr="00A12012">
              <w:rPr>
                <w:color w:val="FF0000"/>
              </w:rPr>
              <w:t xml:space="preserve"> </w:t>
            </w:r>
            <w:proofErr w:type="spellStart"/>
            <w:r w:rsidRPr="00A12012">
              <w:rPr>
                <w:color w:val="FF0000"/>
              </w:rPr>
              <w:t>zz</w:t>
            </w:r>
            <w:proofErr w:type="spellEnd"/>
            <w:r w:rsidRPr="00A12012">
              <w:rPr>
                <w:color w:val="FF0000"/>
              </w:rPr>
              <w:t xml:space="preserve"> Population Flag</w:t>
            </w:r>
          </w:p>
        </w:tc>
      </w:tr>
      <w:tr w:rsidR="00F73FAF" w14:paraId="43076F6A" w14:textId="77777777" w:rsidTr="008E3AED">
        <w:trPr>
          <w:cantSplit/>
        </w:trPr>
        <w:tc>
          <w:tcPr>
            <w:tcW w:w="2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CC23F6" w14:textId="77777777" w:rsidR="00F73FAF" w:rsidRDefault="00F73FAF" w:rsidP="008E3AED">
            <w:pPr>
              <w:rPr>
                <w:color w:val="7030A0"/>
              </w:rPr>
            </w:pPr>
          </w:p>
        </w:tc>
        <w:tc>
          <w:tcPr>
            <w:tcW w:w="6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8C8641" w14:textId="77777777" w:rsidR="00F73FAF" w:rsidRDefault="00F73FAF" w:rsidP="008E3AED">
            <w:pPr>
              <w:rPr>
                <w:color w:val="7030A0"/>
              </w:rPr>
            </w:pPr>
          </w:p>
        </w:tc>
      </w:tr>
    </w:tbl>
    <w:p w14:paraId="6D9D1253" w14:textId="77777777" w:rsidR="00CB5BE2" w:rsidRDefault="00CB5BE2" w:rsidP="00B12233">
      <w:pPr>
        <w:pStyle w:val="Heading2"/>
        <w:numPr>
          <w:ilvl w:val="0"/>
          <w:numId w:val="4"/>
        </w:numPr>
      </w:pPr>
      <w:bookmarkStart w:id="56" w:name="_Toc174576536"/>
      <w:r>
        <w:t>Treatment Variables</w:t>
      </w:r>
      <w:bookmarkEnd w:id="56"/>
    </w:p>
    <w:p w14:paraId="3DD4E945" w14:textId="042868FF" w:rsidR="00CB5BE2" w:rsidRDefault="00CB5BE2" w:rsidP="00CB5BE2">
      <w:pPr>
        <w:pStyle w:val="ListBullet"/>
        <w:numPr>
          <w:ilvl w:val="0"/>
          <w:numId w:val="0"/>
        </w:numPr>
      </w:pPr>
      <w:r>
        <w:t xml:space="preserve">ARM versus </w:t>
      </w:r>
      <w:proofErr w:type="spellStart"/>
      <w:r>
        <w:t>TRTxxP</w:t>
      </w:r>
      <w:proofErr w:type="spellEnd"/>
    </w:p>
    <w:p w14:paraId="2C05E44B" w14:textId="0C5B3B70" w:rsidR="00CB5BE2" w:rsidRDefault="00CB5BE2" w:rsidP="00305280">
      <w:pPr>
        <w:pStyle w:val="ListBullet"/>
        <w:numPr>
          <w:ilvl w:val="0"/>
          <w:numId w:val="0"/>
        </w:numPr>
        <w:ind w:left="360"/>
      </w:pPr>
      <w:r w:rsidRPr="00B90FE7">
        <w:t xml:space="preserve">Are the values of ARM equivalent in meaning to values of </w:t>
      </w:r>
      <w:proofErr w:type="spellStart"/>
      <w:r w:rsidRPr="00B90FE7">
        <w:t>TRTxxP</w:t>
      </w:r>
      <w:proofErr w:type="spellEnd"/>
      <w:r w:rsidRPr="00B90FE7">
        <w:t xml:space="preserve">?  </w:t>
      </w:r>
    </w:p>
    <w:p w14:paraId="2303FD73" w14:textId="0E954003" w:rsidR="000B5CE6" w:rsidRPr="00B90FE7" w:rsidRDefault="000B5CE6" w:rsidP="000B5CE6">
      <w:pPr>
        <w:pStyle w:val="ListBullet"/>
        <w:numPr>
          <w:ilvl w:val="0"/>
          <w:numId w:val="0"/>
        </w:numPr>
        <w:ind w:left="720"/>
      </w:pPr>
      <w:r>
        <w:t>&lt;Yes/No&gt; (insert additional text here</w:t>
      </w:r>
      <w:r w:rsidR="008C7456">
        <w:t xml:space="preserve"> or a mapping table</w:t>
      </w:r>
      <w:r w:rsidR="00185DDE">
        <w:t xml:space="preserve"> or a figure</w:t>
      </w:r>
      <w:r>
        <w:t>)</w:t>
      </w:r>
    </w:p>
    <w:p w14:paraId="7913DE1F" w14:textId="77777777" w:rsidR="00CB5BE2" w:rsidRDefault="00CB5BE2" w:rsidP="00CB5BE2">
      <w:pPr>
        <w:pStyle w:val="ListBullet"/>
        <w:numPr>
          <w:ilvl w:val="0"/>
          <w:numId w:val="0"/>
        </w:numPr>
      </w:pPr>
      <w:r>
        <w:t xml:space="preserve">ACTARM versus </w:t>
      </w:r>
      <w:proofErr w:type="spellStart"/>
      <w:r>
        <w:t>TRTxxA</w:t>
      </w:r>
      <w:proofErr w:type="spellEnd"/>
    </w:p>
    <w:p w14:paraId="6AE981C5" w14:textId="77777777" w:rsidR="00026E52" w:rsidRDefault="00CB5BE2" w:rsidP="00305280">
      <w:pPr>
        <w:pStyle w:val="ListBullet"/>
        <w:numPr>
          <w:ilvl w:val="0"/>
          <w:numId w:val="0"/>
        </w:numPr>
        <w:ind w:left="360"/>
      </w:pPr>
      <w:r w:rsidRPr="00B90FE7">
        <w:t xml:space="preserve">If </w:t>
      </w:r>
      <w:proofErr w:type="spellStart"/>
      <w:r w:rsidRPr="00B90FE7">
        <w:t>TRTxxA</w:t>
      </w:r>
      <w:proofErr w:type="spellEnd"/>
      <w:r w:rsidRPr="00B90FE7">
        <w:t xml:space="preserve"> is used, then are the values of ACTARM equivalent in meaning to values of </w:t>
      </w:r>
      <w:proofErr w:type="spellStart"/>
      <w:r w:rsidRPr="00B90FE7">
        <w:t>TRTxxA</w:t>
      </w:r>
      <w:proofErr w:type="spellEnd"/>
      <w:r w:rsidRPr="00B90FE7">
        <w:t xml:space="preserve">?  </w:t>
      </w:r>
    </w:p>
    <w:p w14:paraId="37648530" w14:textId="7CCDE891" w:rsidR="003817AE" w:rsidRPr="00B90FE7" w:rsidRDefault="00026E52" w:rsidP="00026E52">
      <w:pPr>
        <w:pStyle w:val="ListBullet"/>
        <w:numPr>
          <w:ilvl w:val="0"/>
          <w:numId w:val="0"/>
        </w:numPr>
        <w:ind w:left="720"/>
      </w:pPr>
      <w:r>
        <w:t>&lt;</w:t>
      </w:r>
      <w:r w:rsidR="003817AE">
        <w:t>Yes/No&gt; (insert additional text here</w:t>
      </w:r>
      <w:r w:rsidR="008C7456">
        <w:t xml:space="preserve"> or a mapping table</w:t>
      </w:r>
      <w:r w:rsidR="00185DDE">
        <w:t xml:space="preserve"> or a figure</w:t>
      </w:r>
      <w:r w:rsidR="003817AE">
        <w:t>)</w:t>
      </w:r>
    </w:p>
    <w:p w14:paraId="68DBD023" w14:textId="77777777" w:rsidR="00CB5BE2" w:rsidRDefault="00CB5BE2" w:rsidP="00CB5BE2">
      <w:pPr>
        <w:pStyle w:val="ListBullet"/>
        <w:numPr>
          <w:ilvl w:val="0"/>
          <w:numId w:val="0"/>
        </w:numPr>
      </w:pPr>
      <w:r>
        <w:t xml:space="preserve">Use of </w:t>
      </w:r>
      <w:proofErr w:type="spellStart"/>
      <w:r>
        <w:t>ADaM</w:t>
      </w:r>
      <w:proofErr w:type="spellEnd"/>
      <w:r>
        <w:t xml:space="preserve"> Treatment Variables in Analysis </w:t>
      </w:r>
    </w:p>
    <w:p w14:paraId="0105255F" w14:textId="7A61320A" w:rsidR="00026E52" w:rsidRDefault="00CB5BE2" w:rsidP="00305280">
      <w:pPr>
        <w:pStyle w:val="ListBullet"/>
        <w:numPr>
          <w:ilvl w:val="0"/>
          <w:numId w:val="0"/>
        </w:numPr>
        <w:ind w:left="360"/>
      </w:pPr>
      <w:r w:rsidRPr="00B90FE7">
        <w:t>Are both planned and actual treatment variables used in analys</w:t>
      </w:r>
      <w:r w:rsidR="00C07995">
        <w:t>i</w:t>
      </w:r>
      <w:r w:rsidRPr="00B90FE7">
        <w:t xml:space="preserve">s? </w:t>
      </w:r>
    </w:p>
    <w:p w14:paraId="53CCAFD2" w14:textId="1D2A565A" w:rsidR="00CB5BE2" w:rsidRDefault="000F1704" w:rsidP="00026E52">
      <w:pPr>
        <w:pStyle w:val="ListBullet"/>
        <w:numPr>
          <w:ilvl w:val="0"/>
          <w:numId w:val="0"/>
        </w:numPr>
        <w:ind w:left="720"/>
      </w:pPr>
      <w:r>
        <w:t xml:space="preserve">&lt;Yes/No&gt; (insert additional text </w:t>
      </w:r>
      <w:r w:rsidR="00226105">
        <w:t>here</w:t>
      </w:r>
      <w:r w:rsidR="00C07995">
        <w:t xml:space="preserve"> or a mapping table</w:t>
      </w:r>
      <w:r w:rsidR="00185DDE">
        <w:t xml:space="preserve"> or a figure</w:t>
      </w:r>
      <w:r>
        <w:t>)</w:t>
      </w:r>
    </w:p>
    <w:p w14:paraId="35DFF468" w14:textId="54DF74B8" w:rsidR="008C7456" w:rsidRDefault="008C7456" w:rsidP="00280499">
      <w:pPr>
        <w:pStyle w:val="ListBullet"/>
        <w:numPr>
          <w:ilvl w:val="0"/>
          <w:numId w:val="0"/>
        </w:numPr>
      </w:pPr>
      <w:r>
        <w:t xml:space="preserve">Use of </w:t>
      </w:r>
      <w:proofErr w:type="spellStart"/>
      <w:r>
        <w:t>ADaM</w:t>
      </w:r>
      <w:proofErr w:type="spellEnd"/>
      <w:r>
        <w:t xml:space="preserve"> </w:t>
      </w:r>
      <w:r w:rsidR="00C07995">
        <w:t>Treatment Grouping Variables in Analysis</w:t>
      </w:r>
    </w:p>
    <w:p w14:paraId="1B8D9508" w14:textId="5D941AB9" w:rsidR="00C07995" w:rsidRDefault="00C07995" w:rsidP="00305280">
      <w:pPr>
        <w:pStyle w:val="ListBullet"/>
        <w:numPr>
          <w:ilvl w:val="0"/>
          <w:numId w:val="0"/>
        </w:numPr>
        <w:ind w:left="360"/>
      </w:pPr>
      <w:r>
        <w:t>Are both planned and actual treatment grouping variables used in analysis?</w:t>
      </w:r>
    </w:p>
    <w:p w14:paraId="15D21F6C" w14:textId="476C1EF8" w:rsidR="00C07995" w:rsidRPr="00B90FE7" w:rsidRDefault="00C07995" w:rsidP="00C07995">
      <w:pPr>
        <w:pStyle w:val="ListBullet"/>
        <w:numPr>
          <w:ilvl w:val="0"/>
          <w:numId w:val="0"/>
        </w:numPr>
        <w:ind w:left="720"/>
      </w:pPr>
      <w:r>
        <w:lastRenderedPageBreak/>
        <w:t>&lt;Yes/No&gt; (insert additional text here or a mapping table</w:t>
      </w:r>
      <w:r w:rsidR="00185DDE">
        <w:t xml:space="preserve"> or a figure</w:t>
      </w:r>
      <w:r w:rsidR="003302BE">
        <w:t>)</w:t>
      </w:r>
    </w:p>
    <w:p w14:paraId="6E81F4B6" w14:textId="77777777" w:rsidR="00CB5BE2" w:rsidRDefault="00CB5BE2" w:rsidP="00B12233">
      <w:pPr>
        <w:pStyle w:val="Heading2"/>
        <w:numPr>
          <w:ilvl w:val="0"/>
          <w:numId w:val="4"/>
        </w:numPr>
        <w:rPr>
          <w:lang w:val="en-US"/>
        </w:rPr>
      </w:pPr>
      <w:bookmarkStart w:id="57" w:name="_Toc174576537"/>
      <w:r>
        <w:t>Subject Issues that Require Special Analysis Rules</w:t>
      </w:r>
      <w:bookmarkEnd w:id="57"/>
    </w:p>
    <w:p w14:paraId="0A95D9C4" w14:textId="3988EF3A" w:rsidR="00CB5BE2" w:rsidRPr="00EF25DA" w:rsidRDefault="00CB5BE2" w:rsidP="00CB5BE2">
      <w:pPr>
        <w:pStyle w:val="BodyText"/>
      </w:pPr>
      <w:r>
        <w:t>(insert your text here</w:t>
      </w:r>
      <w:r w:rsidR="00654C2B">
        <w:t xml:space="preserve"> or indicate that there were no subject issues to be documented</w:t>
      </w:r>
      <w:r>
        <w:t>)</w:t>
      </w:r>
    </w:p>
    <w:p w14:paraId="31CFDA31" w14:textId="77777777" w:rsidR="00CB5BE2" w:rsidRDefault="00CB5BE2" w:rsidP="00B12233">
      <w:pPr>
        <w:pStyle w:val="Heading2"/>
        <w:numPr>
          <w:ilvl w:val="0"/>
          <w:numId w:val="4"/>
        </w:numPr>
      </w:pPr>
      <w:bookmarkStart w:id="58" w:name="_Toc174576538"/>
      <w:r>
        <w:t>Use of Visit Windowing, Unscheduled Visits, and Record Selection</w:t>
      </w:r>
      <w:bookmarkEnd w:id="58"/>
    </w:p>
    <w:p w14:paraId="1FCA729E" w14:textId="77777777" w:rsidR="00026E52" w:rsidRDefault="00CB5BE2" w:rsidP="00026E52">
      <w:pPr>
        <w:pStyle w:val="ListBullet"/>
        <w:numPr>
          <w:ilvl w:val="0"/>
          <w:numId w:val="0"/>
        </w:numPr>
        <w:ind w:left="360"/>
      </w:pPr>
      <w:r w:rsidRPr="002C6984">
        <w:t xml:space="preserve">Was windowing used in one or more analysis datasets?  </w:t>
      </w:r>
    </w:p>
    <w:p w14:paraId="55C1DB4A" w14:textId="6A782FB0" w:rsidR="000F1704" w:rsidRPr="00B90FE7" w:rsidRDefault="000F1704" w:rsidP="00026E52">
      <w:pPr>
        <w:pStyle w:val="ListBullet"/>
        <w:numPr>
          <w:ilvl w:val="0"/>
          <w:numId w:val="0"/>
        </w:numPr>
        <w:ind w:left="720"/>
      </w:pPr>
      <w:r>
        <w:t xml:space="preserve">&lt;Yes/No&gt; (insert additional text </w:t>
      </w:r>
      <w:r w:rsidR="00226105">
        <w:t>here)</w:t>
      </w:r>
    </w:p>
    <w:p w14:paraId="22A6039F" w14:textId="77777777" w:rsidR="00026E52" w:rsidRDefault="00CB5BE2" w:rsidP="00026E52">
      <w:pPr>
        <w:pStyle w:val="ListBullet"/>
        <w:numPr>
          <w:ilvl w:val="0"/>
          <w:numId w:val="0"/>
        </w:numPr>
        <w:ind w:left="360"/>
      </w:pPr>
      <w:r w:rsidRPr="002C6984">
        <w:t>Were unscheduled visits used in any analyses</w:t>
      </w:r>
      <w:r>
        <w:t>?</w:t>
      </w:r>
      <w:r w:rsidR="000F1704">
        <w:t xml:space="preserve"> </w:t>
      </w:r>
    </w:p>
    <w:p w14:paraId="276C762C" w14:textId="01548604" w:rsidR="00CB5BE2" w:rsidRDefault="000F1704" w:rsidP="00026E52">
      <w:pPr>
        <w:pStyle w:val="ListBullet"/>
        <w:numPr>
          <w:ilvl w:val="0"/>
          <w:numId w:val="0"/>
        </w:numPr>
        <w:ind w:left="720"/>
      </w:pPr>
      <w:r>
        <w:t xml:space="preserve">&lt;Yes/No&gt; (insert additional text </w:t>
      </w:r>
      <w:r w:rsidR="00226105">
        <w:t>here</w:t>
      </w:r>
      <w:r>
        <w:t>)</w:t>
      </w:r>
    </w:p>
    <w:p w14:paraId="06FE4D81" w14:textId="77777777" w:rsidR="00CB5BE2" w:rsidRDefault="00CB5BE2" w:rsidP="00CB5BE2">
      <w:pPr>
        <w:pStyle w:val="ListBullet"/>
        <w:numPr>
          <w:ilvl w:val="0"/>
          <w:numId w:val="0"/>
        </w:numPr>
      </w:pPr>
      <w:r>
        <w:t>Additional Content of Interest</w:t>
      </w:r>
    </w:p>
    <w:p w14:paraId="64F00755" w14:textId="77777777" w:rsidR="00CB5BE2" w:rsidRPr="008E3930" w:rsidRDefault="00CB5BE2" w:rsidP="00CB5BE2">
      <w:pPr>
        <w:pStyle w:val="ListBullet"/>
        <w:numPr>
          <w:ilvl w:val="0"/>
          <w:numId w:val="0"/>
        </w:numPr>
      </w:pPr>
      <w:r>
        <w:t>&lt;</w:t>
      </w:r>
      <w:r w:rsidRPr="008E3930">
        <w:t xml:space="preserve">See </w:t>
      </w:r>
      <w:r>
        <w:t>A</w:t>
      </w:r>
      <w:r w:rsidRPr="008E3930">
        <w:t xml:space="preserve">DRG Completion Guidelines for </w:t>
      </w:r>
      <w:r>
        <w:t xml:space="preserve">additional content of </w:t>
      </w:r>
      <w:proofErr w:type="gramStart"/>
      <w:r>
        <w:t>interest</w:t>
      </w:r>
      <w:r w:rsidRPr="008E3930">
        <w:t>, and</w:t>
      </w:r>
      <w:proofErr w:type="gramEnd"/>
      <w:r w:rsidRPr="008E3930">
        <w:t xml:space="preserve"> include </w:t>
      </w:r>
      <w:r>
        <w:t>text here or remove this text &gt;</w:t>
      </w:r>
      <w:r w:rsidRPr="008E3930">
        <w:t>.</w:t>
      </w:r>
    </w:p>
    <w:p w14:paraId="67562DEE" w14:textId="77777777" w:rsidR="00CB5BE2" w:rsidRDefault="00CB5BE2" w:rsidP="00B12233">
      <w:pPr>
        <w:pStyle w:val="Heading2"/>
        <w:numPr>
          <w:ilvl w:val="0"/>
          <w:numId w:val="4"/>
        </w:numPr>
        <w:rPr>
          <w:lang w:val="en-US"/>
        </w:rPr>
      </w:pPr>
      <w:bookmarkStart w:id="59" w:name="_Toc174576539"/>
      <w:r>
        <w:t>Imputation/Derivation Methods</w:t>
      </w:r>
      <w:bookmarkEnd w:id="59"/>
    </w:p>
    <w:p w14:paraId="4693F8DF" w14:textId="77777777" w:rsidR="00026E52" w:rsidRDefault="00CB5BE2" w:rsidP="00026E52">
      <w:pPr>
        <w:pStyle w:val="ListBullet"/>
        <w:numPr>
          <w:ilvl w:val="0"/>
          <w:numId w:val="0"/>
        </w:numPr>
        <w:ind w:left="360"/>
      </w:pPr>
      <w:r w:rsidRPr="002C6984">
        <w:t>If date imputation was performed, were th</w:t>
      </w:r>
      <w:r>
        <w:t>er</w:t>
      </w:r>
      <w:r w:rsidRPr="002C6984">
        <w:t xml:space="preserve">e rules that were used in multiple analysis datasets?  </w:t>
      </w:r>
    </w:p>
    <w:p w14:paraId="1259DCA1" w14:textId="455AC713" w:rsidR="000F1704" w:rsidRDefault="000F1704" w:rsidP="00026E52">
      <w:pPr>
        <w:pStyle w:val="ListBullet"/>
        <w:numPr>
          <w:ilvl w:val="0"/>
          <w:numId w:val="0"/>
        </w:numPr>
        <w:ind w:left="720"/>
      </w:pPr>
      <w:r>
        <w:lastRenderedPageBreak/>
        <w:t xml:space="preserve">&lt;Yes/No&gt; (insert additional text </w:t>
      </w:r>
      <w:r w:rsidR="00226105">
        <w:t>here</w:t>
      </w:r>
      <w:r>
        <w:t>)</w:t>
      </w:r>
    </w:p>
    <w:p w14:paraId="10DE9896" w14:textId="30131CDE" w:rsidR="00790089" w:rsidRPr="007C0FC7" w:rsidRDefault="00790089" w:rsidP="00790089">
      <w:pPr>
        <w:pStyle w:val="ListBullet"/>
        <w:numPr>
          <w:ilvl w:val="0"/>
          <w:numId w:val="0"/>
        </w:numPr>
        <w:ind w:left="360"/>
        <w:rPr>
          <w:color w:val="FF0000"/>
        </w:rPr>
      </w:pPr>
      <w:r w:rsidRPr="007C0FC7">
        <w:rPr>
          <w:color w:val="FF0000"/>
        </w:rPr>
        <w:t xml:space="preserve">If imputation was performed specific to </w:t>
      </w:r>
      <w:proofErr w:type="spellStart"/>
      <w:r w:rsidRPr="007C0FC7">
        <w:rPr>
          <w:color w:val="FF0000"/>
        </w:rPr>
        <w:t>estimands</w:t>
      </w:r>
      <w:proofErr w:type="spellEnd"/>
      <w:r w:rsidRPr="007C0FC7">
        <w:rPr>
          <w:color w:val="FF0000"/>
        </w:rPr>
        <w:t xml:space="preserve">, were there rules that were used in multiple analysis datasets?  </w:t>
      </w:r>
    </w:p>
    <w:p w14:paraId="1CD23ED4" w14:textId="6693A7BB" w:rsidR="00790089" w:rsidRPr="007C0FC7" w:rsidRDefault="00790089" w:rsidP="00790089">
      <w:pPr>
        <w:pStyle w:val="ListBullet"/>
        <w:numPr>
          <w:ilvl w:val="0"/>
          <w:numId w:val="0"/>
        </w:numPr>
        <w:ind w:left="720"/>
        <w:rPr>
          <w:color w:val="FF0000"/>
        </w:rPr>
      </w:pPr>
      <w:r w:rsidRPr="007C0FC7">
        <w:rPr>
          <w:color w:val="FF0000"/>
        </w:rPr>
        <w:t>&lt;Yes/No&gt; (insert additional text here)</w:t>
      </w:r>
    </w:p>
    <w:p w14:paraId="2972B53F" w14:textId="77777777" w:rsidR="00CB5BE2" w:rsidRDefault="00CB5BE2" w:rsidP="00CB5BE2">
      <w:pPr>
        <w:pStyle w:val="ListBullet"/>
        <w:numPr>
          <w:ilvl w:val="0"/>
          <w:numId w:val="0"/>
        </w:numPr>
      </w:pPr>
      <w:bookmarkStart w:id="60" w:name="_Toc378100577"/>
      <w:bookmarkStart w:id="61" w:name="_Toc378100578"/>
      <w:bookmarkStart w:id="62" w:name="_Toc378100579"/>
      <w:bookmarkStart w:id="63" w:name="_Toc378100580"/>
      <w:bookmarkStart w:id="64" w:name="_Toc378100581"/>
      <w:bookmarkStart w:id="65" w:name="_Toc378100582"/>
      <w:bookmarkStart w:id="66" w:name="_Toc378100584"/>
      <w:bookmarkStart w:id="67" w:name="_Toc378100587"/>
      <w:bookmarkStart w:id="68" w:name="_Toc378100590"/>
      <w:bookmarkStart w:id="69" w:name="_Toc378100591"/>
      <w:bookmarkStart w:id="70" w:name="_Toc378100595"/>
      <w:bookmarkStart w:id="71" w:name="_Toc378100597"/>
      <w:bookmarkStart w:id="72" w:name="_Toc378100598"/>
      <w:bookmarkStart w:id="73" w:name="_Toc378100640"/>
      <w:bookmarkStart w:id="74" w:name="_Dataset_–_Dataset"/>
      <w:bookmarkStart w:id="75" w:name="_Toc378100648"/>
      <w:bookmarkStart w:id="76" w:name="_AE_–_Adverse"/>
      <w:bookmarkStart w:id="77" w:name="_Toc378100649"/>
      <w:bookmarkStart w:id="78" w:name="_Toc378100650"/>
      <w:bookmarkStart w:id="79" w:name="_DM_–_Demographics"/>
      <w:bookmarkStart w:id="80" w:name="_DS_–_Disposition"/>
      <w:bookmarkStart w:id="81" w:name="_Toc378100651"/>
      <w:bookmarkStart w:id="82" w:name="_EX_–_Exposure"/>
      <w:bookmarkStart w:id="83" w:name="_Toc378100652"/>
      <w:bookmarkStart w:id="84" w:name="_Toc378100653"/>
      <w:bookmarkStart w:id="85" w:name="_Toc378100654"/>
      <w:bookmarkStart w:id="86" w:name="_Toc378100655"/>
      <w:bookmarkStart w:id="87" w:name="_Toc378100657"/>
      <w:bookmarkStart w:id="88" w:name="_Toc378100661"/>
      <w:bookmarkStart w:id="89" w:name="_Toc378100664"/>
      <w:bookmarkStart w:id="90" w:name="_Toc378100667"/>
      <w:bookmarkStart w:id="91" w:name="_Toc378100670"/>
      <w:bookmarkStart w:id="92" w:name="_Toc378100673"/>
      <w:bookmarkStart w:id="93" w:name="_Toc378100674"/>
      <w:bookmarkStart w:id="94" w:name="_Toc340314090"/>
      <w:bookmarkStart w:id="95" w:name="_Toc340786690"/>
      <w:bookmarkEnd w:id="53"/>
      <w:bookmarkEnd w:id="54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r>
        <w:t>Additional Content of Interest</w:t>
      </w:r>
    </w:p>
    <w:p w14:paraId="0508E61A" w14:textId="0868F4C9" w:rsidR="00CB5BE2" w:rsidRDefault="00CB5BE2" w:rsidP="00CB5BE2">
      <w:pPr>
        <w:spacing w:line="240" w:lineRule="auto"/>
      </w:pPr>
      <w:r>
        <w:t>&lt;</w:t>
      </w:r>
      <w:r w:rsidRPr="008E3930">
        <w:t xml:space="preserve">See </w:t>
      </w:r>
      <w:r>
        <w:t>A</w:t>
      </w:r>
      <w:r w:rsidRPr="008E3930">
        <w:t xml:space="preserve">DRG Completion Guidelines for </w:t>
      </w:r>
      <w:r>
        <w:t xml:space="preserve">additional content of </w:t>
      </w:r>
      <w:proofErr w:type="gramStart"/>
      <w:r>
        <w:t>interest</w:t>
      </w:r>
      <w:r w:rsidRPr="008E3930">
        <w:t>, and</w:t>
      </w:r>
      <w:proofErr w:type="gramEnd"/>
      <w:r w:rsidRPr="008E3930">
        <w:t xml:space="preserve"> include </w:t>
      </w:r>
      <w:r>
        <w:t>text here or remove this text &gt;</w:t>
      </w:r>
      <w:r w:rsidRPr="008E3930">
        <w:t>.</w:t>
      </w:r>
    </w:p>
    <w:p w14:paraId="41702C64" w14:textId="77777777" w:rsidR="00CB5BE2" w:rsidRDefault="00CB5BE2" w:rsidP="00CB5BE2">
      <w:pPr>
        <w:pStyle w:val="Heading1"/>
      </w:pPr>
      <w:bookmarkStart w:id="96" w:name="_Toc174576540"/>
      <w:r>
        <w:t>Analysis Data Creation and Processing Issues</w:t>
      </w:r>
      <w:bookmarkEnd w:id="94"/>
      <w:bookmarkEnd w:id="95"/>
      <w:bookmarkEnd w:id="96"/>
    </w:p>
    <w:p w14:paraId="0763D3F8" w14:textId="77777777" w:rsidR="00CB5BE2" w:rsidRDefault="00CB5BE2" w:rsidP="00B12233">
      <w:pPr>
        <w:pStyle w:val="Heading2"/>
        <w:numPr>
          <w:ilvl w:val="0"/>
          <w:numId w:val="5"/>
        </w:numPr>
      </w:pPr>
      <w:bookmarkStart w:id="97" w:name="_Toc378100677"/>
      <w:bookmarkStart w:id="98" w:name="_Toc174576541"/>
      <w:bookmarkStart w:id="99" w:name="_Toc340314091"/>
      <w:bookmarkStart w:id="100" w:name="_Toc340786691"/>
      <w:bookmarkEnd w:id="97"/>
      <w:r>
        <w:t>Split Datasets</w:t>
      </w:r>
      <w:bookmarkEnd w:id="98"/>
    </w:p>
    <w:p w14:paraId="1BC78A31" w14:textId="3FEDB274" w:rsidR="00CB5BE2" w:rsidRDefault="00CB5BE2" w:rsidP="00CB5BE2">
      <w:pPr>
        <w:pStyle w:val="BodyText"/>
      </w:pPr>
      <w:r>
        <w:t>(insert your text</w:t>
      </w:r>
      <w:r w:rsidR="003302BE">
        <w:t xml:space="preserve"> or </w:t>
      </w:r>
      <w:r w:rsidR="00C87B58">
        <w:t>table</w:t>
      </w:r>
      <w:r>
        <w:t xml:space="preserve"> here</w:t>
      </w:r>
      <w:r w:rsidR="00D15906">
        <w:t xml:space="preserve"> or indicate there are no split datasets</w:t>
      </w:r>
      <w:r>
        <w:t>)</w:t>
      </w:r>
    </w:p>
    <w:p w14:paraId="510D3D03" w14:textId="77777777" w:rsidR="00CB5BE2" w:rsidRPr="007242C3" w:rsidRDefault="00CB5BE2" w:rsidP="00B12233">
      <w:pPr>
        <w:pStyle w:val="Heading2"/>
        <w:numPr>
          <w:ilvl w:val="0"/>
          <w:numId w:val="5"/>
        </w:numPr>
      </w:pPr>
      <w:bookmarkStart w:id="101" w:name="_Toc174576542"/>
      <w:r>
        <w:t>Data Dependencies</w:t>
      </w:r>
      <w:bookmarkEnd w:id="99"/>
      <w:bookmarkEnd w:id="100"/>
      <w:bookmarkEnd w:id="101"/>
    </w:p>
    <w:p w14:paraId="03EA734F" w14:textId="4A9FA29B" w:rsidR="00CB5BE2" w:rsidRPr="00EF25DA" w:rsidRDefault="00CB5BE2" w:rsidP="00CB5BE2">
      <w:pPr>
        <w:pStyle w:val="BodyText"/>
      </w:pPr>
      <w:r>
        <w:t>(insert your text here</w:t>
      </w:r>
      <w:r w:rsidR="00D15906">
        <w:t xml:space="preserve"> or indicate there are no data dependencies</w:t>
      </w:r>
      <w:r>
        <w:t>)</w:t>
      </w:r>
    </w:p>
    <w:p w14:paraId="545661A9" w14:textId="77777777" w:rsidR="00CB5BE2" w:rsidRDefault="00CB5BE2" w:rsidP="00B12233">
      <w:pPr>
        <w:pStyle w:val="Heading2"/>
        <w:numPr>
          <w:ilvl w:val="0"/>
          <w:numId w:val="5"/>
        </w:numPr>
      </w:pPr>
      <w:bookmarkStart w:id="102" w:name="_Toc378100680"/>
      <w:bookmarkStart w:id="103" w:name="_Toc174576543"/>
      <w:bookmarkStart w:id="104" w:name="_Toc340314092"/>
      <w:bookmarkStart w:id="105" w:name="_Toc340786692"/>
      <w:bookmarkEnd w:id="102"/>
      <w:r>
        <w:t>Intermediate Datasets</w:t>
      </w:r>
      <w:bookmarkEnd w:id="103"/>
    </w:p>
    <w:p w14:paraId="10ED6092" w14:textId="11418430" w:rsidR="00CB5BE2" w:rsidRDefault="00CB5BE2" w:rsidP="00CB5BE2">
      <w:pPr>
        <w:pStyle w:val="BodyText"/>
      </w:pPr>
      <w:r>
        <w:t>(insert your text here</w:t>
      </w:r>
      <w:r w:rsidR="00D15906">
        <w:t xml:space="preserve"> or indicate there are no intermediate datasets</w:t>
      </w:r>
      <w:r>
        <w:t>)</w:t>
      </w:r>
    </w:p>
    <w:p w14:paraId="5BCEC49D" w14:textId="4A54FD58" w:rsidR="00CB5BE2" w:rsidRPr="00E40CA2" w:rsidRDefault="00CB5BE2" w:rsidP="005147C2">
      <w:pPr>
        <w:pStyle w:val="Heading1"/>
        <w:keepNext w:val="0"/>
        <w:keepLines w:val="0"/>
        <w:widowControl w:val="0"/>
        <w:ind w:left="446" w:hanging="446"/>
      </w:pPr>
      <w:bookmarkStart w:id="106" w:name="_Toc174576544"/>
      <w:r>
        <w:rPr>
          <w:lang w:val="en-US"/>
        </w:rPr>
        <w:t>Analysis Dataset</w:t>
      </w:r>
      <w:r>
        <w:t xml:space="preserve"> Description</w:t>
      </w:r>
      <w:r>
        <w:rPr>
          <w:lang w:val="en-US"/>
        </w:rPr>
        <w:t>s</w:t>
      </w:r>
      <w:bookmarkEnd w:id="106"/>
    </w:p>
    <w:p w14:paraId="2659A715" w14:textId="77777777" w:rsidR="00CB5BE2" w:rsidRDefault="00CB5BE2" w:rsidP="00B12233">
      <w:pPr>
        <w:pStyle w:val="Heading2"/>
        <w:numPr>
          <w:ilvl w:val="1"/>
          <w:numId w:val="9"/>
        </w:numPr>
      </w:pPr>
      <w:bookmarkStart w:id="107" w:name="_Toc174576545"/>
      <w:r>
        <w:t>Overview</w:t>
      </w:r>
      <w:bookmarkEnd w:id="107"/>
    </w:p>
    <w:p w14:paraId="340F531A" w14:textId="77777777" w:rsidR="000A4CF8" w:rsidRDefault="000A4CF8" w:rsidP="000A4CF8">
      <w:pPr>
        <w:pStyle w:val="ListBullet"/>
        <w:numPr>
          <w:ilvl w:val="0"/>
          <w:numId w:val="0"/>
        </w:numPr>
        <w:ind w:left="360"/>
      </w:pPr>
      <w:r w:rsidRPr="003E5CF3">
        <w:t xml:space="preserve">Are data for screen failures, including data for run-in screening (for example, SDTM values of ARMCD=’SCRNFAIL’, or ‘NOTASSGN’) included in </w:t>
      </w:r>
      <w:proofErr w:type="spellStart"/>
      <w:r w:rsidRPr="003E5CF3">
        <w:t>ADaM</w:t>
      </w:r>
      <w:proofErr w:type="spellEnd"/>
      <w:r w:rsidRPr="003E5CF3">
        <w:t xml:space="preserve"> datasets?  </w:t>
      </w:r>
    </w:p>
    <w:p w14:paraId="4AF3DC9E" w14:textId="77777777" w:rsidR="000A4CF8" w:rsidRPr="003E5CF3" w:rsidRDefault="000A4CF8" w:rsidP="00280499">
      <w:pPr>
        <w:pStyle w:val="ListBullet"/>
        <w:numPr>
          <w:ilvl w:val="0"/>
          <w:numId w:val="0"/>
        </w:numPr>
        <w:ind w:left="720"/>
      </w:pPr>
      <w:r>
        <w:t xml:space="preserve">&lt;Yes/No&gt; &lt;insert additional text here&gt; </w:t>
      </w:r>
    </w:p>
    <w:p w14:paraId="7D36F994" w14:textId="42CEBEA0" w:rsidR="008C7456" w:rsidRDefault="008C7456" w:rsidP="00280499">
      <w:pPr>
        <w:pStyle w:val="ListBullet"/>
        <w:numPr>
          <w:ilvl w:val="0"/>
          <w:numId w:val="0"/>
        </w:numPr>
        <w:ind w:left="360"/>
      </w:pPr>
      <w:r>
        <w:t xml:space="preserve">Are data taken from an ongoing study?  </w:t>
      </w:r>
    </w:p>
    <w:p w14:paraId="186E6FA9" w14:textId="411190B0" w:rsidR="008C7456" w:rsidRDefault="008C7456" w:rsidP="00280499">
      <w:pPr>
        <w:pStyle w:val="ListBullet"/>
        <w:numPr>
          <w:ilvl w:val="0"/>
          <w:numId w:val="0"/>
        </w:numPr>
        <w:ind w:left="360" w:firstLine="360"/>
      </w:pPr>
      <w:r>
        <w:t>&lt;Yes/No&gt; &lt;insert additional text here&gt;</w:t>
      </w:r>
    </w:p>
    <w:p w14:paraId="6542C854" w14:textId="289A6104" w:rsidR="00026E52" w:rsidRDefault="00CB5BE2" w:rsidP="00026E52">
      <w:pPr>
        <w:pStyle w:val="ListBullet"/>
        <w:numPr>
          <w:ilvl w:val="0"/>
          <w:numId w:val="0"/>
        </w:numPr>
        <w:ind w:left="360"/>
      </w:pPr>
      <w:r w:rsidRPr="00496540">
        <w:t>Do the analysis datasets support all protocol</w:t>
      </w:r>
      <w:r>
        <w:t>-</w:t>
      </w:r>
      <w:r w:rsidRPr="00496540">
        <w:t xml:space="preserve"> </w:t>
      </w:r>
      <w:r>
        <w:t>and statistical analysis plan-</w:t>
      </w:r>
      <w:r w:rsidRPr="00496540">
        <w:t>specified objectives?</w:t>
      </w:r>
      <w:r w:rsidR="000F1704">
        <w:t xml:space="preserve"> </w:t>
      </w:r>
    </w:p>
    <w:p w14:paraId="586BA79F" w14:textId="496FE8CC" w:rsidR="00CB5BE2" w:rsidRPr="00496540" w:rsidRDefault="000F1704" w:rsidP="00026E52">
      <w:pPr>
        <w:pStyle w:val="ListBullet"/>
        <w:numPr>
          <w:ilvl w:val="0"/>
          <w:numId w:val="0"/>
        </w:numPr>
        <w:ind w:left="720"/>
      </w:pPr>
      <w:r>
        <w:t>&lt;Yes/No&gt;</w:t>
      </w:r>
      <w:r w:rsidR="00226105">
        <w:t xml:space="preserve"> (insert additional text here)</w:t>
      </w:r>
    </w:p>
    <w:p w14:paraId="350A542E" w14:textId="77777777" w:rsidR="00CB5BE2" w:rsidRDefault="00CB5BE2" w:rsidP="0032634E">
      <w:pPr>
        <w:pStyle w:val="ListBullet2"/>
        <w:numPr>
          <w:ilvl w:val="0"/>
          <w:numId w:val="0"/>
        </w:numPr>
        <w:ind w:left="720"/>
      </w:pPr>
      <w:r>
        <w:t>Include all objectives listed in the protocol or SAP which are not supported in the analysis datasets and the reason for their absence.</w:t>
      </w:r>
    </w:p>
    <w:p w14:paraId="7C09B687" w14:textId="52882B1D" w:rsidR="00790089" w:rsidRPr="0032634E" w:rsidRDefault="00790089" w:rsidP="0032634E">
      <w:pPr>
        <w:pStyle w:val="ListBullet"/>
        <w:numPr>
          <w:ilvl w:val="0"/>
          <w:numId w:val="0"/>
        </w:numPr>
        <w:ind w:firstLine="360"/>
        <w:rPr>
          <w:color w:val="FF0000"/>
        </w:rPr>
      </w:pPr>
      <w:r w:rsidRPr="0032634E">
        <w:rPr>
          <w:color w:val="FF0000"/>
        </w:rPr>
        <w:t xml:space="preserve">Were there any analysis datasets created to support ICH (E9) R1 </w:t>
      </w:r>
      <w:proofErr w:type="spellStart"/>
      <w:r w:rsidRPr="0032634E">
        <w:rPr>
          <w:color w:val="FF0000"/>
        </w:rPr>
        <w:t>estimands</w:t>
      </w:r>
      <w:proofErr w:type="spellEnd"/>
      <w:r w:rsidRPr="0032634E">
        <w:rPr>
          <w:color w:val="FF0000"/>
        </w:rPr>
        <w:t xml:space="preserve"> framework?</w:t>
      </w:r>
    </w:p>
    <w:p w14:paraId="1BAC4D09" w14:textId="4CB150FF" w:rsidR="00790089" w:rsidRPr="0032634E" w:rsidRDefault="00790089" w:rsidP="0032634E">
      <w:pPr>
        <w:pStyle w:val="ListBullet"/>
        <w:numPr>
          <w:ilvl w:val="0"/>
          <w:numId w:val="0"/>
        </w:numPr>
        <w:ind w:left="360" w:firstLine="360"/>
        <w:rPr>
          <w:color w:val="FF0000"/>
        </w:rPr>
      </w:pPr>
      <w:r w:rsidRPr="0032634E">
        <w:rPr>
          <w:color w:val="FF0000"/>
        </w:rPr>
        <w:t xml:space="preserve">&lt;Yes/No&gt; (if </w:t>
      </w:r>
      <w:proofErr w:type="gramStart"/>
      <w:r w:rsidRPr="0032634E">
        <w:rPr>
          <w:color w:val="FF0000"/>
        </w:rPr>
        <w:t>Yes</w:t>
      </w:r>
      <w:proofErr w:type="gramEnd"/>
      <w:r w:rsidRPr="0032634E">
        <w:rPr>
          <w:color w:val="FF0000"/>
        </w:rPr>
        <w:t>, answer the following questions)</w:t>
      </w:r>
    </w:p>
    <w:p w14:paraId="3F441AAF" w14:textId="64221610" w:rsidR="00790089" w:rsidRPr="00361547" w:rsidRDefault="00790089" w:rsidP="00790089">
      <w:pPr>
        <w:pStyle w:val="ListBullet"/>
        <w:numPr>
          <w:ilvl w:val="0"/>
          <w:numId w:val="0"/>
        </w:numPr>
        <w:ind w:left="720" w:firstLine="720"/>
        <w:rPr>
          <w:color w:val="FF0000"/>
        </w:rPr>
      </w:pPr>
      <w:r w:rsidRPr="0032634E">
        <w:rPr>
          <w:color w:val="FF0000"/>
        </w:rPr>
        <w:t xml:space="preserve">What dataset(s) </w:t>
      </w:r>
      <w:r w:rsidR="00361547" w:rsidRPr="00361547">
        <w:rPr>
          <w:color w:val="FF0000"/>
        </w:rPr>
        <w:t>is</w:t>
      </w:r>
      <w:r w:rsidR="00361547" w:rsidRPr="0032634E">
        <w:rPr>
          <w:color w:val="FF0000"/>
        </w:rPr>
        <w:t>/</w:t>
      </w:r>
      <w:r w:rsidRPr="00361547">
        <w:rPr>
          <w:color w:val="FF0000"/>
        </w:rPr>
        <w:t>are used for storing the intercurrent events?</w:t>
      </w:r>
    </w:p>
    <w:p w14:paraId="3C140CA4" w14:textId="6CB054CB" w:rsidR="00790089" w:rsidRPr="00361547" w:rsidRDefault="00790089" w:rsidP="00790089">
      <w:pPr>
        <w:pStyle w:val="ListBullet"/>
        <w:numPr>
          <w:ilvl w:val="0"/>
          <w:numId w:val="0"/>
        </w:numPr>
        <w:ind w:left="1440" w:firstLine="720"/>
        <w:rPr>
          <w:color w:val="FF0000"/>
        </w:rPr>
      </w:pPr>
      <w:r w:rsidRPr="00361547">
        <w:rPr>
          <w:color w:val="FF0000"/>
        </w:rPr>
        <w:t>&lt;insert additional text here&gt;</w:t>
      </w:r>
    </w:p>
    <w:p w14:paraId="3F7681C0" w14:textId="599556D4" w:rsidR="00790089" w:rsidRPr="00361547" w:rsidRDefault="00790089" w:rsidP="00790089">
      <w:pPr>
        <w:pStyle w:val="ListBullet"/>
        <w:numPr>
          <w:ilvl w:val="0"/>
          <w:numId w:val="0"/>
        </w:numPr>
        <w:ind w:left="720" w:firstLine="720"/>
        <w:rPr>
          <w:color w:val="FF0000"/>
        </w:rPr>
      </w:pPr>
      <w:r w:rsidRPr="00361547">
        <w:rPr>
          <w:color w:val="FF0000"/>
        </w:rPr>
        <w:lastRenderedPageBreak/>
        <w:t xml:space="preserve">What datasets and variables are used to support </w:t>
      </w:r>
      <w:proofErr w:type="spellStart"/>
      <w:r w:rsidRPr="00361547">
        <w:rPr>
          <w:color w:val="FF0000"/>
        </w:rPr>
        <w:t>estimands</w:t>
      </w:r>
      <w:proofErr w:type="spellEnd"/>
      <w:r w:rsidRPr="00361547">
        <w:rPr>
          <w:color w:val="FF0000"/>
        </w:rPr>
        <w:t xml:space="preserve"> analyses?</w:t>
      </w:r>
    </w:p>
    <w:p w14:paraId="6CE6250D" w14:textId="405C716D" w:rsidR="00790089" w:rsidRPr="0032634E" w:rsidRDefault="00790089" w:rsidP="00790089">
      <w:pPr>
        <w:pStyle w:val="ListBullet"/>
        <w:numPr>
          <w:ilvl w:val="0"/>
          <w:numId w:val="0"/>
        </w:numPr>
        <w:ind w:left="1440" w:firstLine="720"/>
        <w:rPr>
          <w:color w:val="FF0000"/>
        </w:rPr>
      </w:pPr>
      <w:r w:rsidRPr="0032634E">
        <w:rPr>
          <w:color w:val="FF0000"/>
        </w:rPr>
        <w:t>&lt;insert additional text here&gt;</w:t>
      </w:r>
    </w:p>
    <w:p w14:paraId="30209D1A" w14:textId="0A5AF80A" w:rsidR="00790089" w:rsidRPr="0032634E" w:rsidRDefault="00790089" w:rsidP="00790089">
      <w:pPr>
        <w:pStyle w:val="ListBullet"/>
        <w:numPr>
          <w:ilvl w:val="0"/>
          <w:numId w:val="0"/>
        </w:numPr>
        <w:ind w:left="720" w:firstLine="720"/>
        <w:rPr>
          <w:color w:val="FF0000"/>
        </w:rPr>
      </w:pPr>
      <w:r w:rsidRPr="0032634E">
        <w:rPr>
          <w:color w:val="FF0000"/>
        </w:rPr>
        <w:t xml:space="preserve">Is there any additional information regarding implementation of </w:t>
      </w:r>
      <w:proofErr w:type="spellStart"/>
      <w:r w:rsidRPr="0032634E">
        <w:rPr>
          <w:color w:val="FF0000"/>
        </w:rPr>
        <w:t>estimands</w:t>
      </w:r>
      <w:proofErr w:type="spellEnd"/>
      <w:r w:rsidRPr="0032634E">
        <w:rPr>
          <w:color w:val="FF0000"/>
        </w:rPr>
        <w:t xml:space="preserve"> framework?</w:t>
      </w:r>
    </w:p>
    <w:p w14:paraId="53762EDD" w14:textId="6E37B1BA" w:rsidR="00790089" w:rsidRPr="0032634E" w:rsidRDefault="00790089" w:rsidP="0032634E">
      <w:pPr>
        <w:pStyle w:val="ListBullet"/>
        <w:numPr>
          <w:ilvl w:val="0"/>
          <w:numId w:val="0"/>
        </w:numPr>
        <w:ind w:left="1440" w:firstLine="720"/>
        <w:rPr>
          <w:color w:val="FF0000"/>
        </w:rPr>
      </w:pPr>
      <w:r w:rsidRPr="0032634E">
        <w:rPr>
          <w:color w:val="FF0000"/>
        </w:rPr>
        <w:t>&lt;insert additional text here&gt;</w:t>
      </w:r>
    </w:p>
    <w:p w14:paraId="32ABD45A" w14:textId="77777777" w:rsidR="00790089" w:rsidRDefault="00790089" w:rsidP="00026E52">
      <w:pPr>
        <w:pStyle w:val="ListBullet2"/>
        <w:numPr>
          <w:ilvl w:val="0"/>
          <w:numId w:val="0"/>
        </w:numPr>
      </w:pPr>
    </w:p>
    <w:p w14:paraId="684C453F" w14:textId="77777777" w:rsidR="00CB5BE2" w:rsidRDefault="00CB5BE2" w:rsidP="00CB5BE2">
      <w:pPr>
        <w:pStyle w:val="BodyText"/>
      </w:pPr>
      <w:r>
        <w:t>Additional Content of Interest</w:t>
      </w:r>
    </w:p>
    <w:p w14:paraId="085B2DCB" w14:textId="6734F475" w:rsidR="004E3A3F" w:rsidRPr="00E270B7" w:rsidRDefault="00CB5BE2" w:rsidP="00CB5BE2">
      <w:pPr>
        <w:pStyle w:val="BodyText"/>
        <w:rPr>
          <w:lang w:val="x-none" w:eastAsia="x-none"/>
        </w:rPr>
      </w:pPr>
      <w:r>
        <w:t>(</w:t>
      </w:r>
      <w:r w:rsidRPr="008E3930">
        <w:t xml:space="preserve">See </w:t>
      </w:r>
      <w:r>
        <w:t>A</w:t>
      </w:r>
      <w:r w:rsidRPr="008E3930">
        <w:t xml:space="preserve">DRG Completion Guidelines for </w:t>
      </w:r>
      <w:r>
        <w:t xml:space="preserve">additional content of </w:t>
      </w:r>
      <w:proofErr w:type="gramStart"/>
      <w:r>
        <w:t>interest</w:t>
      </w:r>
      <w:r w:rsidRPr="008E3930">
        <w:t>, and</w:t>
      </w:r>
      <w:proofErr w:type="gramEnd"/>
      <w:r w:rsidRPr="008E3930">
        <w:t xml:space="preserve"> include </w:t>
      </w:r>
      <w:r>
        <w:t>text here or remove this text)</w:t>
      </w:r>
      <w:r w:rsidRPr="008E3930">
        <w:t>.</w:t>
      </w:r>
    </w:p>
    <w:p w14:paraId="341BA819" w14:textId="15E895A6" w:rsidR="00CB5BE2" w:rsidRPr="0085363E" w:rsidRDefault="00CB5BE2" w:rsidP="00C30D74">
      <w:pPr>
        <w:pStyle w:val="Heading2"/>
        <w:numPr>
          <w:ilvl w:val="1"/>
          <w:numId w:val="2"/>
        </w:numPr>
        <w:spacing w:after="200"/>
        <w:rPr>
          <w:rFonts w:ascii="Cambria" w:hAnsi="Cambria" w:cs="Cambria"/>
          <w:sz w:val="22"/>
          <w:szCs w:val="22"/>
        </w:rPr>
      </w:pPr>
      <w:bookmarkStart w:id="108" w:name="_Toc174576546"/>
      <w:r>
        <w:lastRenderedPageBreak/>
        <w:t>Analysis Datasets</w:t>
      </w:r>
      <w:bookmarkEnd w:id="108"/>
    </w:p>
    <w:tbl>
      <w:tblPr>
        <w:tblW w:w="9067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A0" w:firstRow="1" w:lastRow="0" w:firstColumn="1" w:lastColumn="0" w:noHBand="0" w:noVBand="0"/>
      </w:tblPr>
      <w:tblGrid>
        <w:gridCol w:w="2317"/>
        <w:gridCol w:w="990"/>
        <w:gridCol w:w="900"/>
        <w:gridCol w:w="900"/>
        <w:gridCol w:w="450"/>
        <w:gridCol w:w="720"/>
        <w:gridCol w:w="2790"/>
      </w:tblGrid>
      <w:tr w:rsidR="00B14028" w14:paraId="6D79B173" w14:textId="77777777" w:rsidTr="006015E8">
        <w:trPr>
          <w:cantSplit/>
          <w:trHeight w:val="2592"/>
          <w:tblHeader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bottom"/>
          </w:tcPr>
          <w:p w14:paraId="240C862C" w14:textId="77777777" w:rsidR="00B14028" w:rsidRPr="00692CDC" w:rsidRDefault="00B14028" w:rsidP="009F2F66">
            <w:pPr>
              <w:keepNext/>
              <w:spacing w:after="120" w:line="240" w:lineRule="auto"/>
              <w:ind w:left="115" w:right="115"/>
              <w:jc w:val="center"/>
              <w:rPr>
                <w:b/>
              </w:rPr>
            </w:pPr>
            <w:r>
              <w:rPr>
                <w:b/>
              </w:rPr>
              <w:t>Dataset</w:t>
            </w:r>
            <w:r>
              <w:rPr>
                <w:b/>
              </w:rPr>
              <w:br/>
            </w:r>
            <w:proofErr w:type="spellStart"/>
            <w:r>
              <w:rPr>
                <w:b/>
              </w:rPr>
              <w:t>Dataset</w:t>
            </w:r>
            <w:proofErr w:type="spellEnd"/>
            <w:r>
              <w:rPr>
                <w:b/>
              </w:rPr>
              <w:t xml:space="preserve"> Label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bottom"/>
          </w:tcPr>
          <w:p w14:paraId="0F841D94" w14:textId="77777777" w:rsidR="00B14028" w:rsidRDefault="00B14028" w:rsidP="009F2F66">
            <w:pPr>
              <w:keepNext/>
              <w:spacing w:after="120" w:line="240" w:lineRule="auto"/>
              <w:jc w:val="center"/>
              <w:rPr>
                <w:rFonts w:eastAsia="PMingLiU"/>
                <w:b/>
              </w:rPr>
            </w:pPr>
            <w:r>
              <w:rPr>
                <w:b/>
              </w:rPr>
              <w:t>Class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extDirection w:val="btLr"/>
            <w:vAlign w:val="bottom"/>
          </w:tcPr>
          <w:p w14:paraId="5A6F7734" w14:textId="7E10CB44" w:rsidR="00B14028" w:rsidRDefault="00B14028" w:rsidP="002F246F">
            <w:pPr>
              <w:keepNext/>
              <w:spacing w:line="240" w:lineRule="auto"/>
              <w:ind w:left="113" w:right="113"/>
              <w:rPr>
                <w:rFonts w:eastAsia="PMingLiU"/>
                <w:b/>
              </w:rPr>
            </w:pPr>
            <w:r w:rsidRPr="0032634E">
              <w:rPr>
                <w:b/>
                <w:color w:val="FF0000"/>
              </w:rPr>
              <w:t xml:space="preserve">Efficacy </w:t>
            </w:r>
            <w:r>
              <w:rPr>
                <w:b/>
                <w:color w:val="FF0000"/>
              </w:rPr>
              <w:t>(E)/</w:t>
            </w:r>
            <w:r w:rsidRPr="00190BFC">
              <w:rPr>
                <w:b/>
                <w:color w:val="FF0000"/>
              </w:rPr>
              <w:t>Safety</w:t>
            </w:r>
            <w:r>
              <w:rPr>
                <w:b/>
                <w:color w:val="FF0000"/>
              </w:rPr>
              <w:t xml:space="preserve"> (S)</w:t>
            </w:r>
            <w:r w:rsidRPr="00190BFC">
              <w:rPr>
                <w:b/>
                <w:color w:val="FF0000"/>
              </w:rPr>
              <w:t>/</w:t>
            </w:r>
            <w:r w:rsidR="00A32E73">
              <w:rPr>
                <w:b/>
                <w:color w:val="FF0000"/>
              </w:rPr>
              <w:t xml:space="preserve"> </w:t>
            </w:r>
            <w:proofErr w:type="spellStart"/>
            <w:r w:rsidRPr="00190BFC">
              <w:rPr>
                <w:b/>
                <w:color w:val="FF0000"/>
              </w:rPr>
              <w:t>I</w:t>
            </w:r>
            <w:r w:rsidR="00D913C8">
              <w:rPr>
                <w:b/>
                <w:color w:val="FF0000"/>
              </w:rPr>
              <w:t>mm</w:t>
            </w:r>
            <w:r w:rsidR="00AC77A5">
              <w:rPr>
                <w:b/>
                <w:color w:val="FF0000"/>
              </w:rPr>
              <w:t>unogenecity</w:t>
            </w:r>
            <w:proofErr w:type="spellEnd"/>
            <w:r>
              <w:rPr>
                <w:b/>
                <w:color w:val="FF0000"/>
              </w:rPr>
              <w:t>(I)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extDirection w:val="btLr"/>
          </w:tcPr>
          <w:p w14:paraId="46447E55" w14:textId="77777777" w:rsidR="00B14028" w:rsidRDefault="00B14028" w:rsidP="009F2F66">
            <w:pPr>
              <w:keepNext/>
              <w:spacing w:before="0" w:line="240" w:lineRule="auto"/>
              <w:ind w:left="115" w:right="115"/>
              <w:rPr>
                <w:b/>
              </w:rPr>
            </w:pPr>
            <w:r>
              <w:rPr>
                <w:b/>
              </w:rPr>
              <w:t xml:space="preserve">Baseline or </w:t>
            </w:r>
          </w:p>
          <w:p w14:paraId="3919520E" w14:textId="1289A9D1" w:rsidR="00B14028" w:rsidRDefault="00B14028" w:rsidP="009F2F66">
            <w:pPr>
              <w:keepNext/>
              <w:spacing w:before="0" w:line="240" w:lineRule="auto"/>
              <w:ind w:left="115" w:right="115"/>
              <w:rPr>
                <w:b/>
              </w:rPr>
            </w:pPr>
            <w:r>
              <w:rPr>
                <w:b/>
              </w:rPr>
              <w:t>other subject characteristics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extDirection w:val="btLr"/>
          </w:tcPr>
          <w:p w14:paraId="0CF32904" w14:textId="1C4EC611" w:rsidR="00B14028" w:rsidRDefault="009F5D53" w:rsidP="009F2F66">
            <w:pPr>
              <w:keepNext/>
              <w:spacing w:before="0" w:line="240" w:lineRule="auto"/>
              <w:ind w:left="115" w:right="115"/>
              <w:rPr>
                <w:b/>
              </w:rPr>
            </w:pPr>
            <w:r>
              <w:rPr>
                <w:b/>
              </w:rPr>
              <w:t>PK/PD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extDirection w:val="btLr"/>
            <w:vAlign w:val="center"/>
          </w:tcPr>
          <w:p w14:paraId="5F71C5BD" w14:textId="77777777" w:rsidR="00244FB4" w:rsidRDefault="00B14028" w:rsidP="009F2F66">
            <w:pPr>
              <w:keepNext/>
              <w:spacing w:before="0" w:line="240" w:lineRule="auto"/>
              <w:ind w:left="115" w:right="115"/>
              <w:rPr>
                <w:b/>
              </w:rPr>
            </w:pPr>
            <w:r>
              <w:rPr>
                <w:b/>
              </w:rPr>
              <w:t xml:space="preserve">Primary </w:t>
            </w:r>
          </w:p>
          <w:p w14:paraId="7A7A93A6" w14:textId="30704E1F" w:rsidR="00B14028" w:rsidRDefault="00B14028" w:rsidP="009F2F66">
            <w:pPr>
              <w:keepNext/>
              <w:spacing w:before="0" w:line="240" w:lineRule="auto"/>
              <w:ind w:left="115" w:right="115"/>
              <w:rPr>
                <w:rFonts w:eastAsia="PMingLiU"/>
                <w:b/>
              </w:rPr>
            </w:pPr>
            <w:r>
              <w:rPr>
                <w:b/>
              </w:rPr>
              <w:t>Objective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bottom"/>
          </w:tcPr>
          <w:p w14:paraId="4B7F4B54" w14:textId="77777777" w:rsidR="00B14028" w:rsidRDefault="00B14028" w:rsidP="009F2F66">
            <w:pPr>
              <w:keepNext/>
              <w:spacing w:after="120" w:line="240" w:lineRule="auto"/>
              <w:jc w:val="center"/>
              <w:rPr>
                <w:rFonts w:eastAsia="PMingLiU"/>
                <w:b/>
              </w:rPr>
            </w:pPr>
            <w:r>
              <w:rPr>
                <w:b/>
              </w:rPr>
              <w:t>Structure</w:t>
            </w:r>
          </w:p>
        </w:tc>
      </w:tr>
      <w:tr w:rsidR="00B14028" w14:paraId="35748C98" w14:textId="77777777" w:rsidTr="0029668F">
        <w:trPr>
          <w:cantSplit/>
          <w:trHeight w:val="1493"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099841B" w14:textId="20623132" w:rsidR="00B14028" w:rsidRDefault="00B14028" w:rsidP="009810DE">
            <w:pPr>
              <w:spacing w:before="0" w:line="240" w:lineRule="auto"/>
              <w:jc w:val="center"/>
              <w:rPr>
                <w:rStyle w:val="Hyperlink"/>
                <w:rFonts w:eastAsia="PMingLiU"/>
              </w:rPr>
            </w:pPr>
            <w:hyperlink w:anchor="_5.2.1_ADSL_–" w:history="1">
              <w:r w:rsidRPr="001A7DF8">
                <w:rPr>
                  <w:rStyle w:val="Hyperlink"/>
                  <w:rFonts w:eastAsia="PMingLiU"/>
                </w:rPr>
                <w:t>ADSL</w:t>
              </w:r>
            </w:hyperlink>
          </w:p>
          <w:p w14:paraId="72061F88" w14:textId="77777777" w:rsidR="00B14028" w:rsidRDefault="00B14028" w:rsidP="009810DE">
            <w:pPr>
              <w:spacing w:before="0" w:line="240" w:lineRule="auto"/>
              <w:jc w:val="center"/>
              <w:rPr>
                <w:rFonts w:eastAsia="PMingLiU"/>
              </w:rPr>
            </w:pPr>
          </w:p>
          <w:p w14:paraId="4C6DFF69" w14:textId="77777777" w:rsidR="00B14028" w:rsidRPr="00B34831" w:rsidRDefault="00B14028" w:rsidP="009810DE">
            <w:pPr>
              <w:spacing w:before="0" w:line="240" w:lineRule="auto"/>
              <w:jc w:val="center"/>
              <w:rPr>
                <w:rFonts w:eastAsia="PMingLiU"/>
              </w:rPr>
            </w:pPr>
            <w:r>
              <w:rPr>
                <w:rFonts w:eastAsia="PMingLiU"/>
              </w:rPr>
              <w:t>Subject Level Analysis Dataset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C45DF" w14:textId="77777777" w:rsidR="00B14028" w:rsidRPr="00B34831" w:rsidRDefault="00B14028" w:rsidP="009F2F66">
            <w:pPr>
              <w:spacing w:line="240" w:lineRule="auto"/>
              <w:jc w:val="center"/>
              <w:rPr>
                <w:rFonts w:eastAsia="PMingLiU"/>
              </w:rPr>
            </w:pPr>
            <w:r>
              <w:rPr>
                <w:rFonts w:eastAsia="PMingLiU"/>
              </w:rPr>
              <w:t>ADSL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156FA" w14:textId="77777777" w:rsidR="00B14028" w:rsidRPr="00B34831" w:rsidRDefault="00B14028" w:rsidP="009F2F66">
            <w:pPr>
              <w:spacing w:line="240" w:lineRule="auto"/>
              <w:jc w:val="center"/>
              <w:rPr>
                <w:rFonts w:eastAsia="PMingLiU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74F62" w14:textId="19A45FCC" w:rsidR="00B14028" w:rsidRDefault="002F298E" w:rsidP="002F298E">
            <w:pPr>
              <w:spacing w:line="240" w:lineRule="auto"/>
              <w:jc w:val="center"/>
              <w:rPr>
                <w:rFonts w:eastAsia="PMingLiU"/>
              </w:rPr>
            </w:pPr>
            <w:r>
              <w:rPr>
                <w:rFonts w:eastAsia="PMingLiU"/>
              </w:rPr>
              <w:t>X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9819A" w14:textId="77777777" w:rsidR="00B14028" w:rsidRDefault="00B14028" w:rsidP="009F2F66">
            <w:pPr>
              <w:spacing w:line="240" w:lineRule="auto"/>
              <w:jc w:val="center"/>
              <w:rPr>
                <w:rFonts w:eastAsia="PMingLiU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91B65" w14:textId="337804B6" w:rsidR="00B14028" w:rsidRPr="00B34831" w:rsidRDefault="00B14028" w:rsidP="009F2F66">
            <w:pPr>
              <w:spacing w:line="240" w:lineRule="auto"/>
              <w:jc w:val="center"/>
              <w:rPr>
                <w:rFonts w:eastAsia="PMingLiU"/>
              </w:rPr>
            </w:pPr>
            <w:r>
              <w:rPr>
                <w:rFonts w:eastAsia="PMingLiU"/>
              </w:rPr>
              <w:t>X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2BA35" w14:textId="538C2458" w:rsidR="00B14028" w:rsidRPr="00B34831" w:rsidRDefault="00B14028" w:rsidP="009F2F66">
            <w:pPr>
              <w:spacing w:line="240" w:lineRule="auto"/>
              <w:jc w:val="center"/>
              <w:rPr>
                <w:rFonts w:eastAsia="PMingLiU"/>
              </w:rPr>
            </w:pPr>
            <w:r>
              <w:rPr>
                <w:rFonts w:eastAsia="PMingLiU"/>
              </w:rPr>
              <w:t>One observation per subject</w:t>
            </w:r>
          </w:p>
        </w:tc>
      </w:tr>
      <w:tr w:rsidR="00B14028" w14:paraId="13518F87" w14:textId="77777777" w:rsidTr="0029668F">
        <w:trPr>
          <w:cantSplit/>
          <w:trHeight w:val="1498"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0984982" w14:textId="6D2C6FFD" w:rsidR="00B14028" w:rsidRPr="00BE1E37" w:rsidRDefault="00B14028" w:rsidP="00287632">
            <w:pPr>
              <w:spacing w:line="240" w:lineRule="auto"/>
              <w:jc w:val="center"/>
              <w:rPr>
                <w:color w:val="FF0000"/>
              </w:rPr>
            </w:pPr>
            <w:hyperlink w:anchor="_5.2.2_ADICE_–" w:history="1">
              <w:r w:rsidRPr="007D63AC">
                <w:rPr>
                  <w:rStyle w:val="Hyperlink"/>
                </w:rPr>
                <w:t>ADICE</w:t>
              </w:r>
            </w:hyperlink>
          </w:p>
          <w:p w14:paraId="534273EA" w14:textId="0D48CF95" w:rsidR="00B14028" w:rsidRPr="00BE1E37" w:rsidRDefault="00B14028" w:rsidP="00287632">
            <w:pPr>
              <w:spacing w:line="240" w:lineRule="auto"/>
              <w:jc w:val="center"/>
              <w:rPr>
                <w:rFonts w:eastAsia="PMingLiU"/>
                <w:color w:val="FF0000"/>
              </w:rPr>
            </w:pPr>
            <w:r w:rsidRPr="00BE1E37">
              <w:rPr>
                <w:color w:val="FF0000"/>
              </w:rPr>
              <w:t>Intercurrent Events Analysis Dataset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5C9E6" w14:textId="3D5038F5" w:rsidR="00B14028" w:rsidRPr="00BE1E37" w:rsidRDefault="00B14028" w:rsidP="00287632">
            <w:pPr>
              <w:spacing w:line="240" w:lineRule="auto"/>
              <w:jc w:val="center"/>
              <w:rPr>
                <w:rFonts w:eastAsia="PMingLiU"/>
                <w:color w:val="FF0000"/>
              </w:rPr>
            </w:pPr>
            <w:r w:rsidRPr="00BE1E37">
              <w:rPr>
                <w:color w:val="FF0000"/>
              </w:rPr>
              <w:t>OCCDS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F59FD" w14:textId="0740AEC9" w:rsidR="00B14028" w:rsidRPr="00BE1E37" w:rsidRDefault="00B14028" w:rsidP="00287632">
            <w:pPr>
              <w:spacing w:line="240" w:lineRule="auto"/>
              <w:jc w:val="center"/>
              <w:rPr>
                <w:rFonts w:eastAsia="PMingLiU"/>
                <w:color w:val="FF0000"/>
              </w:rPr>
            </w:pPr>
            <w:r w:rsidRPr="00BE1E37">
              <w:rPr>
                <w:color w:val="FF0000"/>
              </w:rPr>
              <w:t>E/S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BF69F" w14:textId="77777777" w:rsidR="00B14028" w:rsidRPr="00BE1E37" w:rsidRDefault="00B14028" w:rsidP="00287632">
            <w:pPr>
              <w:spacing w:line="240" w:lineRule="auto"/>
              <w:jc w:val="center"/>
              <w:rPr>
                <w:color w:val="FF0000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F8F64" w14:textId="77777777" w:rsidR="00B14028" w:rsidRPr="00BE1E37" w:rsidRDefault="00B14028" w:rsidP="00287632">
            <w:pPr>
              <w:spacing w:line="240" w:lineRule="auto"/>
              <w:jc w:val="center"/>
              <w:rPr>
                <w:color w:val="FF000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6CDED" w14:textId="306AC5B5" w:rsidR="00B14028" w:rsidRPr="00BE1E37" w:rsidRDefault="00B14028" w:rsidP="00287632">
            <w:pPr>
              <w:spacing w:line="240" w:lineRule="auto"/>
              <w:jc w:val="center"/>
              <w:rPr>
                <w:rFonts w:eastAsia="PMingLiU"/>
                <w:color w:val="FF0000"/>
              </w:rPr>
            </w:pPr>
            <w:r w:rsidRPr="00BE1E37">
              <w:rPr>
                <w:color w:val="FF0000"/>
              </w:rPr>
              <w:t>X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B5358" w14:textId="77777777" w:rsidR="00B14028" w:rsidRPr="00BE1E37" w:rsidRDefault="00B14028" w:rsidP="002F246F">
            <w:pPr>
              <w:spacing w:line="240" w:lineRule="auto"/>
              <w:jc w:val="center"/>
              <w:rPr>
                <w:rFonts w:eastAsia="PMingLiU"/>
                <w:color w:val="FF0000"/>
              </w:rPr>
            </w:pPr>
            <w:r w:rsidRPr="00BE1E37">
              <w:rPr>
                <w:color w:val="FF0000"/>
              </w:rPr>
              <w:t>One observation per subject per intercurrent event</w:t>
            </w:r>
          </w:p>
          <w:p w14:paraId="17D4DBDF" w14:textId="77777777" w:rsidR="00B14028" w:rsidRPr="00BE1E37" w:rsidRDefault="00B14028" w:rsidP="00287632">
            <w:pPr>
              <w:spacing w:line="240" w:lineRule="auto"/>
              <w:jc w:val="center"/>
              <w:rPr>
                <w:rFonts w:eastAsia="PMingLiU"/>
                <w:color w:val="FF0000"/>
              </w:rPr>
            </w:pPr>
          </w:p>
        </w:tc>
      </w:tr>
      <w:tr w:rsidR="00B14028" w14:paraId="07DD1EFC" w14:textId="77777777" w:rsidTr="0029668F">
        <w:trPr>
          <w:cantSplit/>
          <w:trHeight w:val="1498"/>
        </w:trPr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4E19D63" w14:textId="424326C3" w:rsidR="00B14028" w:rsidRPr="00B34831" w:rsidRDefault="00B14028" w:rsidP="00F73FAF">
            <w:pPr>
              <w:spacing w:line="240" w:lineRule="auto"/>
              <w:jc w:val="center"/>
              <w:rPr>
                <w:rFonts w:eastAsia="PMingLiU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FB056" w14:textId="43F3B936" w:rsidR="00B14028" w:rsidRPr="00B34831" w:rsidRDefault="00B14028" w:rsidP="00F73FAF">
            <w:pPr>
              <w:spacing w:line="240" w:lineRule="auto"/>
              <w:jc w:val="center"/>
              <w:rPr>
                <w:rFonts w:eastAsia="PMingLiU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B71F" w14:textId="25A19C3E" w:rsidR="00B14028" w:rsidRPr="00B34831" w:rsidRDefault="00B14028" w:rsidP="00F73FAF">
            <w:pPr>
              <w:spacing w:line="240" w:lineRule="auto"/>
              <w:jc w:val="center"/>
              <w:rPr>
                <w:rFonts w:eastAsia="PMingLiU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0E98F" w14:textId="77777777" w:rsidR="00B14028" w:rsidRPr="00B34831" w:rsidRDefault="00B14028" w:rsidP="00F73FAF">
            <w:pPr>
              <w:spacing w:line="240" w:lineRule="auto"/>
              <w:jc w:val="center"/>
              <w:rPr>
                <w:rFonts w:eastAsia="PMingLiU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D7468" w14:textId="77777777" w:rsidR="00B14028" w:rsidRPr="00B34831" w:rsidRDefault="00B14028" w:rsidP="00F73FAF">
            <w:pPr>
              <w:spacing w:line="240" w:lineRule="auto"/>
              <w:jc w:val="center"/>
              <w:rPr>
                <w:rFonts w:eastAsia="PMingLiU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6A13" w14:textId="60BDBD8B" w:rsidR="00B14028" w:rsidRPr="00B34831" w:rsidRDefault="00B14028" w:rsidP="00F73FAF">
            <w:pPr>
              <w:spacing w:line="240" w:lineRule="auto"/>
              <w:jc w:val="center"/>
              <w:rPr>
                <w:rFonts w:eastAsia="PMingLiU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17A48" w14:textId="77777777" w:rsidR="00B14028" w:rsidRPr="00B34831" w:rsidRDefault="00B14028" w:rsidP="00F73FAF">
            <w:pPr>
              <w:spacing w:line="240" w:lineRule="auto"/>
              <w:jc w:val="center"/>
              <w:rPr>
                <w:rFonts w:eastAsia="PMingLiU"/>
              </w:rPr>
            </w:pPr>
          </w:p>
        </w:tc>
      </w:tr>
    </w:tbl>
    <w:p w14:paraId="3AFBDB00" w14:textId="77777777" w:rsidR="00CB5BE2" w:rsidRDefault="00CB5BE2" w:rsidP="00CB5BE2">
      <w:pPr>
        <w:pStyle w:val="Default"/>
        <w:spacing w:after="200"/>
        <w:rPr>
          <w:rFonts w:ascii="Cambria" w:hAnsi="Cambria" w:cs="Cambria"/>
          <w:sz w:val="22"/>
          <w:szCs w:val="22"/>
        </w:rPr>
      </w:pPr>
    </w:p>
    <w:p w14:paraId="6B0D683D" w14:textId="77777777" w:rsidR="00CB5BE2" w:rsidRPr="00417A13" w:rsidRDefault="00CB5BE2" w:rsidP="00CB5BE2">
      <w:pPr>
        <w:pStyle w:val="Heading3"/>
      </w:pPr>
      <w:bookmarkStart w:id="109" w:name="_5.2.1_ADSL_–"/>
      <w:bookmarkStart w:id="110" w:name="_Toc174576547"/>
      <w:bookmarkEnd w:id="109"/>
      <w:r w:rsidRPr="00417A13">
        <w:t>5.2.1</w:t>
      </w:r>
      <w:r>
        <w:rPr>
          <w:lang w:val="en-US"/>
        </w:rPr>
        <w:tab/>
      </w:r>
      <w:r w:rsidRPr="00417A13">
        <w:t>ADSL – Subject Level Analysis Dataset</w:t>
      </w:r>
      <w:bookmarkEnd w:id="110"/>
    </w:p>
    <w:p w14:paraId="7C64D2CF" w14:textId="1EF1A30A" w:rsidR="00CB5BE2" w:rsidRDefault="00CB5BE2" w:rsidP="00CB5BE2">
      <w:pPr>
        <w:pStyle w:val="BodyText"/>
      </w:pPr>
      <w:r>
        <w:t>(insert your text here)</w:t>
      </w:r>
    </w:p>
    <w:p w14:paraId="05EDCD98" w14:textId="48622E38" w:rsidR="00F73FAF" w:rsidRDefault="009810DE" w:rsidP="00CB5BE2">
      <w:pPr>
        <w:pStyle w:val="BodyText"/>
      </w:pPr>
      <w:r>
        <w:t>(insert date imputation rules if applicable)</w:t>
      </w:r>
    </w:p>
    <w:p w14:paraId="087C3E90" w14:textId="13BB9E62" w:rsidR="00F73FAF" w:rsidRPr="0065613F" w:rsidRDefault="00F73FAF" w:rsidP="00F73FAF">
      <w:pPr>
        <w:pStyle w:val="Heading3"/>
        <w:rPr>
          <w:color w:val="FF0000"/>
        </w:rPr>
      </w:pPr>
      <w:bookmarkStart w:id="111" w:name="_5.2.2_ADICE_–"/>
      <w:bookmarkStart w:id="112" w:name="_Toc174576548"/>
      <w:bookmarkEnd w:id="111"/>
      <w:r w:rsidRPr="0065613F">
        <w:rPr>
          <w:color w:val="FF0000"/>
        </w:rPr>
        <w:t>5.2.2</w:t>
      </w:r>
      <w:r w:rsidRPr="0065613F">
        <w:rPr>
          <w:color w:val="FF0000"/>
        </w:rPr>
        <w:tab/>
        <w:t>ADICE – Intercurrent Events Analysis Dataset would be adjusted if more than one dataset is used or if name is different]</w:t>
      </w:r>
      <w:bookmarkEnd w:id="112"/>
    </w:p>
    <w:p w14:paraId="2178DB6D" w14:textId="77777777" w:rsidR="00F73FAF" w:rsidRPr="0065613F" w:rsidRDefault="00F73FAF" w:rsidP="00F73FAF">
      <w:pPr>
        <w:pStyle w:val="BodyText"/>
        <w:rPr>
          <w:color w:val="FF0000"/>
        </w:rPr>
      </w:pPr>
      <w:r w:rsidRPr="0065613F">
        <w:rPr>
          <w:color w:val="FF0000"/>
        </w:rPr>
        <w:t>(insert your text here)</w:t>
      </w:r>
    </w:p>
    <w:p w14:paraId="6D3D1D33" w14:textId="4999077C" w:rsidR="00F73FAF" w:rsidRPr="0065613F" w:rsidRDefault="00F73FAF" w:rsidP="00CB5BE2">
      <w:pPr>
        <w:pStyle w:val="BodyText"/>
        <w:rPr>
          <w:color w:val="FF0000"/>
        </w:rPr>
      </w:pPr>
      <w:r w:rsidRPr="0065613F">
        <w:rPr>
          <w:color w:val="FF0000"/>
        </w:rPr>
        <w:t>(insert date imputation rules if applicable)</w:t>
      </w:r>
    </w:p>
    <w:p w14:paraId="42F849B5" w14:textId="77777777" w:rsidR="00CB5BE2" w:rsidRPr="00417A13" w:rsidRDefault="00CB5BE2" w:rsidP="00CB5BE2">
      <w:pPr>
        <w:pStyle w:val="Heading3"/>
      </w:pPr>
      <w:bookmarkStart w:id="113" w:name="_Toc174576549"/>
      <w:r w:rsidRPr="00417A13">
        <w:t>5.2.</w:t>
      </w:r>
      <w:r>
        <w:rPr>
          <w:lang w:val="en-US"/>
        </w:rPr>
        <w:t>x</w:t>
      </w:r>
      <w:r>
        <w:rPr>
          <w:lang w:val="en-US"/>
        </w:rPr>
        <w:tab/>
      </w:r>
      <w:r w:rsidRPr="00417A13">
        <w:t>Dataset – Dataset Label</w:t>
      </w:r>
      <w:bookmarkEnd w:id="113"/>
    </w:p>
    <w:p w14:paraId="4A307DFE" w14:textId="77777777" w:rsidR="00CB5BE2" w:rsidRDefault="00CB5BE2" w:rsidP="00CB5BE2">
      <w:pPr>
        <w:pStyle w:val="BodyText"/>
      </w:pPr>
      <w:r>
        <w:t>(A new section is required for each dataset that is hyperlinked in the inventory table.  This section should be copied to create a new section for each dataset.  The text in the section header above must be edited to match the dataset name and label.</w:t>
      </w:r>
    </w:p>
    <w:p w14:paraId="415E5FED" w14:textId="179111EC" w:rsidR="00CB5BE2" w:rsidRPr="00692CDC" w:rsidRDefault="00085EA5" w:rsidP="00CB5BE2">
      <w:pPr>
        <w:pStyle w:val="BodyText"/>
      </w:pPr>
      <w:r>
        <w:rPr>
          <w:b/>
          <w:color w:val="FF0000"/>
        </w:rPr>
        <w:lastRenderedPageBreak/>
        <w:t>(</w:t>
      </w:r>
      <w:r w:rsidR="00CB5BE2" w:rsidRPr="00692CDC">
        <w:rPr>
          <w:b/>
          <w:color w:val="FF0000"/>
        </w:rPr>
        <w:t>Note that the header numbering in this section is NOT automatic.  The header number for each dataset must be manually edited.</w:t>
      </w:r>
      <w:r w:rsidR="00CB5BE2" w:rsidRPr="00692CDC">
        <w:rPr>
          <w:color w:val="FF0000"/>
        </w:rPr>
        <w:t>)</w:t>
      </w:r>
      <w:r w:rsidR="00CB5BE2">
        <w:t xml:space="preserve">  </w:t>
      </w:r>
    </w:p>
    <w:p w14:paraId="5C92DB17" w14:textId="77777777" w:rsidR="00CB5BE2" w:rsidRDefault="00CB5BE2" w:rsidP="005147C2">
      <w:pPr>
        <w:pStyle w:val="Heading1"/>
        <w:keepNext w:val="0"/>
        <w:keepLines w:val="0"/>
        <w:widowControl w:val="0"/>
        <w:ind w:left="446" w:hanging="446"/>
      </w:pPr>
      <w:bookmarkStart w:id="114" w:name="_Toc174576550"/>
      <w:r>
        <w:t>Data Conformance Summary</w:t>
      </w:r>
      <w:bookmarkEnd w:id="114"/>
    </w:p>
    <w:p w14:paraId="08EBF2F3" w14:textId="5791FE63" w:rsidR="00CB5BE2" w:rsidRDefault="00CB5BE2" w:rsidP="00974E79">
      <w:pPr>
        <w:pStyle w:val="Heading2"/>
        <w:numPr>
          <w:ilvl w:val="1"/>
          <w:numId w:val="18"/>
        </w:numPr>
      </w:pPr>
      <w:bookmarkStart w:id="115" w:name="_Toc174576551"/>
      <w:r>
        <w:t>Conformance Inputs</w:t>
      </w:r>
      <w:bookmarkEnd w:id="115"/>
    </w:p>
    <w:p w14:paraId="180CF100" w14:textId="7D78D968" w:rsidR="00FC12DB" w:rsidRDefault="00FC12DB" w:rsidP="005147C2">
      <w:pPr>
        <w:widowControl w:val="0"/>
        <w:spacing w:line="240" w:lineRule="auto"/>
        <w:ind w:left="360"/>
      </w:pPr>
      <w:bookmarkStart w:id="116" w:name="_Hlk166283014"/>
      <w:r>
        <w:t>Specify the software name and version for the analysis datasets</w:t>
      </w:r>
    </w:p>
    <w:p w14:paraId="6A44B8B7" w14:textId="102CC701" w:rsidR="00E866BA" w:rsidRDefault="00FC12DB" w:rsidP="005231E5">
      <w:pPr>
        <w:widowControl w:val="0"/>
        <w:spacing w:line="240" w:lineRule="auto"/>
        <w:ind w:left="360"/>
      </w:pPr>
      <w:r>
        <w:tab/>
        <w:t>(Text here)</w:t>
      </w:r>
    </w:p>
    <w:bookmarkEnd w:id="116"/>
    <w:p w14:paraId="3C547831" w14:textId="77777777" w:rsidR="00FC12DB" w:rsidRDefault="00FC12DB" w:rsidP="005147C2">
      <w:pPr>
        <w:widowControl w:val="0"/>
        <w:spacing w:line="240" w:lineRule="auto"/>
        <w:ind w:left="360"/>
      </w:pPr>
      <w:r>
        <w:t>Specify the version of the validation rules (i.e. CDISC, FDA) for the analysis datasets</w:t>
      </w:r>
      <w:r w:rsidRPr="00195C96">
        <w:t xml:space="preserve"> </w:t>
      </w:r>
    </w:p>
    <w:p w14:paraId="438657A1" w14:textId="4577992F" w:rsidR="00FC12DB" w:rsidRDefault="00FC12DB" w:rsidP="005231E5">
      <w:pPr>
        <w:widowControl w:val="0"/>
        <w:spacing w:line="240" w:lineRule="auto"/>
        <w:ind w:left="360"/>
      </w:pPr>
      <w:r>
        <w:tab/>
        <w:t>(Text here)</w:t>
      </w:r>
      <w:r w:rsidRPr="00195C96">
        <w:tab/>
      </w:r>
    </w:p>
    <w:p w14:paraId="13DC9209" w14:textId="4B9D2BCA" w:rsidR="00FC12DB" w:rsidRDefault="00FC12DB" w:rsidP="005147C2">
      <w:pPr>
        <w:widowControl w:val="0"/>
        <w:spacing w:line="240" w:lineRule="auto"/>
        <w:ind w:left="360"/>
      </w:pPr>
      <w:r>
        <w:t>Specify the software name and version for the define.xml</w:t>
      </w:r>
    </w:p>
    <w:p w14:paraId="67A5C99C" w14:textId="097496BE" w:rsidR="00FC12DB" w:rsidRDefault="00FC12DB" w:rsidP="005231E5">
      <w:pPr>
        <w:widowControl w:val="0"/>
        <w:spacing w:line="240" w:lineRule="auto"/>
        <w:ind w:left="720"/>
      </w:pPr>
      <w:r>
        <w:t>(Text here)</w:t>
      </w:r>
    </w:p>
    <w:p w14:paraId="0FDB0EE2" w14:textId="16593C51" w:rsidR="00FC12DB" w:rsidRDefault="00FC12DB" w:rsidP="005147C2">
      <w:pPr>
        <w:widowControl w:val="0"/>
        <w:spacing w:line="240" w:lineRule="auto"/>
        <w:ind w:left="360"/>
      </w:pPr>
      <w:r>
        <w:t>Specify the version of the validation rules (i.e. CDISC, FDA) for the define.xml</w:t>
      </w:r>
    </w:p>
    <w:p w14:paraId="776F7638" w14:textId="23201484" w:rsidR="00FC12DB" w:rsidRDefault="00FC12DB" w:rsidP="005147C2">
      <w:pPr>
        <w:widowControl w:val="0"/>
        <w:spacing w:line="240" w:lineRule="auto"/>
        <w:ind w:left="360"/>
      </w:pPr>
      <w:r>
        <w:tab/>
        <w:t>(Text here)</w:t>
      </w:r>
    </w:p>
    <w:p w14:paraId="68550521" w14:textId="77777777" w:rsidR="00B246E4" w:rsidRPr="008E3930" w:rsidRDefault="00B246E4" w:rsidP="005147C2">
      <w:pPr>
        <w:keepNext/>
        <w:widowControl w:val="0"/>
        <w:spacing w:line="240" w:lineRule="auto"/>
        <w:ind w:left="360"/>
      </w:pPr>
      <w:r w:rsidRPr="008E3930">
        <w:t xml:space="preserve">Provide any additional </w:t>
      </w:r>
      <w:r>
        <w:t>compliance evaluation information</w:t>
      </w:r>
      <w:r w:rsidRPr="008E3930">
        <w:t>:</w:t>
      </w:r>
    </w:p>
    <w:p w14:paraId="6D403ECB" w14:textId="20B2B7BB" w:rsidR="00CB5BE2" w:rsidRPr="00C12BF9" w:rsidRDefault="00B246E4" w:rsidP="005147C2">
      <w:pPr>
        <w:pStyle w:val="BodyText"/>
        <w:widowControl w:val="0"/>
        <w:ind w:left="360"/>
      </w:pPr>
      <w:r>
        <w:t>(Text here)</w:t>
      </w:r>
      <w:r w:rsidR="00CB5BE2">
        <w:tab/>
      </w:r>
      <w:r w:rsidR="00CB5BE2">
        <w:tab/>
      </w:r>
    </w:p>
    <w:p w14:paraId="54B5DF5E" w14:textId="77777777" w:rsidR="00CB5BE2" w:rsidRDefault="00CB5BE2" w:rsidP="00B12233">
      <w:pPr>
        <w:pStyle w:val="Heading2"/>
        <w:numPr>
          <w:ilvl w:val="1"/>
          <w:numId w:val="2"/>
        </w:numPr>
        <w:rPr>
          <w:lang w:val="en-US"/>
        </w:rPr>
      </w:pPr>
      <w:bookmarkStart w:id="117" w:name="_Toc174576552"/>
      <w:r>
        <w:lastRenderedPageBreak/>
        <w:t>Issues Summary</w:t>
      </w:r>
      <w:bookmarkEnd w:id="117"/>
    </w:p>
    <w:p w14:paraId="6046E918" w14:textId="77777777" w:rsidR="00CB5BE2" w:rsidRDefault="00CB5BE2" w:rsidP="00CB5BE2">
      <w:pPr>
        <w:pStyle w:val="BodyText"/>
      </w:pPr>
      <w:r>
        <w:t>(insert your text here and/or use following table)</w:t>
      </w:r>
    </w:p>
    <w:p w14:paraId="1B6936A8" w14:textId="77777777" w:rsidR="00CB5BE2" w:rsidRPr="00A0176C" w:rsidRDefault="00CB5BE2" w:rsidP="00CB5BE2">
      <w:pPr>
        <w:rPr>
          <w:lang w:eastAsia="x-none"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08"/>
        <w:gridCol w:w="3030"/>
        <w:gridCol w:w="1190"/>
        <w:gridCol w:w="980"/>
        <w:gridCol w:w="2854"/>
      </w:tblGrid>
      <w:tr w:rsidR="00CB5BE2" w:rsidRPr="00495C35" w14:paraId="742EC50C" w14:textId="77777777" w:rsidTr="00B246E4">
        <w:trPr>
          <w:trHeight w:val="536"/>
          <w:tblHeader/>
        </w:trPr>
        <w:tc>
          <w:tcPr>
            <w:tcW w:w="1013" w:type="dxa"/>
            <w:shd w:val="clear" w:color="auto" w:fill="D9D9D9"/>
            <w:vAlign w:val="bottom"/>
          </w:tcPr>
          <w:p w14:paraId="2E6284F4" w14:textId="6189BDED" w:rsidR="00CB5BE2" w:rsidRPr="00495C35" w:rsidRDefault="00CB5BE2" w:rsidP="00214382">
            <w:pPr>
              <w:spacing w:beforeLines="120" w:before="288" w:line="240" w:lineRule="auto"/>
              <w:rPr>
                <w:b/>
              </w:rPr>
            </w:pPr>
            <w:r w:rsidRPr="00495C35">
              <w:rPr>
                <w:b/>
              </w:rPr>
              <w:t>Dataset</w:t>
            </w:r>
          </w:p>
        </w:tc>
        <w:tc>
          <w:tcPr>
            <w:tcW w:w="3130" w:type="dxa"/>
            <w:shd w:val="clear" w:color="auto" w:fill="D9D9D9"/>
            <w:vAlign w:val="bottom"/>
          </w:tcPr>
          <w:p w14:paraId="149347C8" w14:textId="6A2FEFA7" w:rsidR="00CB5BE2" w:rsidRPr="00495C35" w:rsidRDefault="00B246E4" w:rsidP="00B246E4">
            <w:pPr>
              <w:spacing w:beforeLines="120" w:before="288" w:line="240" w:lineRule="auto"/>
              <w:rPr>
                <w:b/>
              </w:rPr>
            </w:pPr>
            <w:r>
              <w:rPr>
                <w:b/>
              </w:rPr>
              <w:t>Diagnostic Message</w:t>
            </w:r>
          </w:p>
        </w:tc>
        <w:tc>
          <w:tcPr>
            <w:tcW w:w="1219" w:type="dxa"/>
            <w:shd w:val="clear" w:color="auto" w:fill="D9D9D9"/>
            <w:vAlign w:val="bottom"/>
          </w:tcPr>
          <w:p w14:paraId="71356D8A" w14:textId="75A566CD" w:rsidR="00CB5BE2" w:rsidRPr="00F84CDE" w:rsidRDefault="00767630" w:rsidP="009F2F66">
            <w:pPr>
              <w:spacing w:beforeLines="120" w:before="288" w:line="240" w:lineRule="auto"/>
              <w:rPr>
                <w:b/>
                <w:bCs/>
              </w:rPr>
            </w:pPr>
            <w:r w:rsidRPr="00BE1E37">
              <w:rPr>
                <w:b/>
                <w:bCs/>
                <w:color w:val="FF0000"/>
              </w:rPr>
              <w:t>Rule ID</w:t>
            </w:r>
          </w:p>
        </w:tc>
        <w:tc>
          <w:tcPr>
            <w:tcW w:w="990" w:type="dxa"/>
            <w:shd w:val="clear" w:color="auto" w:fill="D9D9D9"/>
            <w:vAlign w:val="bottom"/>
          </w:tcPr>
          <w:p w14:paraId="29B83594" w14:textId="32EF2880" w:rsidR="00CB5BE2" w:rsidRPr="00495C35" w:rsidRDefault="00CB5BE2" w:rsidP="00B246E4">
            <w:pPr>
              <w:spacing w:before="0" w:line="240" w:lineRule="auto"/>
              <w:rPr>
                <w:b/>
              </w:rPr>
            </w:pPr>
            <w:r w:rsidRPr="00495C35">
              <w:rPr>
                <w:b/>
              </w:rPr>
              <w:t>Count</w:t>
            </w:r>
          </w:p>
        </w:tc>
        <w:tc>
          <w:tcPr>
            <w:tcW w:w="2936" w:type="dxa"/>
            <w:shd w:val="clear" w:color="auto" w:fill="D9D9D9"/>
            <w:vAlign w:val="bottom"/>
          </w:tcPr>
          <w:p w14:paraId="1AEC3EB7" w14:textId="77777777" w:rsidR="00CB5BE2" w:rsidRPr="00495C35" w:rsidRDefault="00CB5BE2" w:rsidP="009F2F66">
            <w:pPr>
              <w:spacing w:beforeLines="120" w:before="288" w:line="240" w:lineRule="auto"/>
              <w:rPr>
                <w:b/>
              </w:rPr>
            </w:pPr>
            <w:r w:rsidRPr="00495C35">
              <w:rPr>
                <w:b/>
              </w:rPr>
              <w:t>Explanation</w:t>
            </w:r>
          </w:p>
        </w:tc>
      </w:tr>
      <w:tr w:rsidR="00CB5BE2" w:rsidRPr="00495C35" w14:paraId="6CC5A4A3" w14:textId="77777777" w:rsidTr="009F2F66">
        <w:trPr>
          <w:trHeight w:val="357"/>
        </w:trPr>
        <w:tc>
          <w:tcPr>
            <w:tcW w:w="1013" w:type="dxa"/>
          </w:tcPr>
          <w:p w14:paraId="414A6401" w14:textId="77777777" w:rsidR="00CB5BE2" w:rsidRPr="00495C35" w:rsidRDefault="00CB5BE2" w:rsidP="009F2F66">
            <w:pPr>
              <w:spacing w:line="240" w:lineRule="auto"/>
            </w:pPr>
          </w:p>
        </w:tc>
        <w:tc>
          <w:tcPr>
            <w:tcW w:w="3130" w:type="dxa"/>
          </w:tcPr>
          <w:p w14:paraId="5DEB63F0" w14:textId="77777777" w:rsidR="00CB5BE2" w:rsidRPr="00495C35" w:rsidRDefault="00CB5BE2" w:rsidP="009F2F66">
            <w:pPr>
              <w:spacing w:line="240" w:lineRule="auto"/>
            </w:pPr>
          </w:p>
        </w:tc>
        <w:tc>
          <w:tcPr>
            <w:tcW w:w="1219" w:type="dxa"/>
          </w:tcPr>
          <w:p w14:paraId="2A65C568" w14:textId="77777777" w:rsidR="00CB5BE2" w:rsidRPr="00495C35" w:rsidRDefault="00CB5BE2" w:rsidP="009F2F66">
            <w:pPr>
              <w:spacing w:line="240" w:lineRule="auto"/>
            </w:pPr>
          </w:p>
        </w:tc>
        <w:tc>
          <w:tcPr>
            <w:tcW w:w="990" w:type="dxa"/>
          </w:tcPr>
          <w:p w14:paraId="1D52EABE" w14:textId="77777777" w:rsidR="00CB5BE2" w:rsidRPr="00495C35" w:rsidRDefault="00CB5BE2" w:rsidP="009F2F66">
            <w:pPr>
              <w:spacing w:line="240" w:lineRule="auto"/>
            </w:pPr>
          </w:p>
        </w:tc>
        <w:tc>
          <w:tcPr>
            <w:tcW w:w="2936" w:type="dxa"/>
          </w:tcPr>
          <w:p w14:paraId="11044B33" w14:textId="77777777" w:rsidR="00CB5BE2" w:rsidRPr="00495C35" w:rsidRDefault="00CB5BE2" w:rsidP="009F2F66">
            <w:pPr>
              <w:spacing w:line="240" w:lineRule="auto"/>
            </w:pPr>
          </w:p>
        </w:tc>
      </w:tr>
      <w:tr w:rsidR="00CB5BE2" w:rsidRPr="00495C35" w14:paraId="196183A9" w14:textId="77777777" w:rsidTr="009F2F66">
        <w:trPr>
          <w:trHeight w:val="372"/>
        </w:trPr>
        <w:tc>
          <w:tcPr>
            <w:tcW w:w="1013" w:type="dxa"/>
          </w:tcPr>
          <w:p w14:paraId="7549FB7F" w14:textId="77777777" w:rsidR="00CB5BE2" w:rsidRPr="00495C35" w:rsidRDefault="00CB5BE2" w:rsidP="009F2F66">
            <w:pPr>
              <w:spacing w:line="240" w:lineRule="auto"/>
            </w:pPr>
          </w:p>
        </w:tc>
        <w:tc>
          <w:tcPr>
            <w:tcW w:w="3130" w:type="dxa"/>
          </w:tcPr>
          <w:p w14:paraId="324221C3" w14:textId="77777777" w:rsidR="00CB5BE2" w:rsidRPr="00495C35" w:rsidRDefault="00CB5BE2" w:rsidP="009F2F66">
            <w:pPr>
              <w:spacing w:line="240" w:lineRule="auto"/>
            </w:pPr>
          </w:p>
        </w:tc>
        <w:tc>
          <w:tcPr>
            <w:tcW w:w="1219" w:type="dxa"/>
          </w:tcPr>
          <w:p w14:paraId="2E15FB99" w14:textId="77777777" w:rsidR="00CB5BE2" w:rsidRPr="00495C35" w:rsidRDefault="00CB5BE2" w:rsidP="009F2F66">
            <w:pPr>
              <w:spacing w:line="240" w:lineRule="auto"/>
            </w:pPr>
          </w:p>
        </w:tc>
        <w:tc>
          <w:tcPr>
            <w:tcW w:w="990" w:type="dxa"/>
          </w:tcPr>
          <w:p w14:paraId="1C61FA8B" w14:textId="77777777" w:rsidR="00CB5BE2" w:rsidRPr="00495C35" w:rsidRDefault="00CB5BE2" w:rsidP="009F2F66">
            <w:pPr>
              <w:spacing w:line="240" w:lineRule="auto"/>
            </w:pPr>
          </w:p>
        </w:tc>
        <w:tc>
          <w:tcPr>
            <w:tcW w:w="2936" w:type="dxa"/>
          </w:tcPr>
          <w:p w14:paraId="75D577CA" w14:textId="77777777" w:rsidR="00CB5BE2" w:rsidRPr="00495C35" w:rsidRDefault="00CB5BE2" w:rsidP="009F2F66">
            <w:pPr>
              <w:spacing w:line="240" w:lineRule="auto"/>
            </w:pPr>
          </w:p>
        </w:tc>
      </w:tr>
      <w:tr w:rsidR="00CB5BE2" w:rsidRPr="00495C35" w14:paraId="6B133D39" w14:textId="77777777" w:rsidTr="009F2F66">
        <w:trPr>
          <w:trHeight w:val="372"/>
        </w:trPr>
        <w:tc>
          <w:tcPr>
            <w:tcW w:w="1013" w:type="dxa"/>
          </w:tcPr>
          <w:p w14:paraId="4D04A6DC" w14:textId="77777777" w:rsidR="00CB5BE2" w:rsidRPr="00495C35" w:rsidRDefault="00CB5BE2" w:rsidP="009F2F66">
            <w:pPr>
              <w:spacing w:line="240" w:lineRule="auto"/>
            </w:pPr>
          </w:p>
        </w:tc>
        <w:tc>
          <w:tcPr>
            <w:tcW w:w="3130" w:type="dxa"/>
          </w:tcPr>
          <w:p w14:paraId="4682362A" w14:textId="77777777" w:rsidR="00CB5BE2" w:rsidRPr="00495C35" w:rsidRDefault="00CB5BE2" w:rsidP="009F2F66">
            <w:pPr>
              <w:spacing w:line="240" w:lineRule="auto"/>
            </w:pPr>
          </w:p>
        </w:tc>
        <w:tc>
          <w:tcPr>
            <w:tcW w:w="1219" w:type="dxa"/>
          </w:tcPr>
          <w:p w14:paraId="0C64C6D9" w14:textId="77777777" w:rsidR="00CB5BE2" w:rsidRPr="00495C35" w:rsidRDefault="00CB5BE2" w:rsidP="009F2F66">
            <w:pPr>
              <w:spacing w:line="240" w:lineRule="auto"/>
            </w:pPr>
          </w:p>
        </w:tc>
        <w:tc>
          <w:tcPr>
            <w:tcW w:w="990" w:type="dxa"/>
          </w:tcPr>
          <w:p w14:paraId="112D214A" w14:textId="77777777" w:rsidR="00CB5BE2" w:rsidRPr="00495C35" w:rsidRDefault="00CB5BE2" w:rsidP="009F2F66">
            <w:pPr>
              <w:spacing w:line="240" w:lineRule="auto"/>
            </w:pPr>
          </w:p>
        </w:tc>
        <w:tc>
          <w:tcPr>
            <w:tcW w:w="2936" w:type="dxa"/>
          </w:tcPr>
          <w:p w14:paraId="0B62DF0A" w14:textId="77777777" w:rsidR="00CB5BE2" w:rsidRPr="00495C35" w:rsidRDefault="00CB5BE2" w:rsidP="009F2F66">
            <w:pPr>
              <w:spacing w:line="240" w:lineRule="auto"/>
            </w:pPr>
          </w:p>
        </w:tc>
      </w:tr>
      <w:tr w:rsidR="00CB5BE2" w:rsidRPr="00495C35" w14:paraId="5C8A3705" w14:textId="77777777" w:rsidTr="009F2F66">
        <w:trPr>
          <w:trHeight w:val="372"/>
        </w:trPr>
        <w:tc>
          <w:tcPr>
            <w:tcW w:w="1013" w:type="dxa"/>
          </w:tcPr>
          <w:p w14:paraId="5C20B58E" w14:textId="77777777" w:rsidR="00CB5BE2" w:rsidRPr="00495C35" w:rsidRDefault="00CB5BE2" w:rsidP="009F2F66">
            <w:pPr>
              <w:spacing w:line="240" w:lineRule="auto"/>
            </w:pPr>
          </w:p>
        </w:tc>
        <w:tc>
          <w:tcPr>
            <w:tcW w:w="3130" w:type="dxa"/>
          </w:tcPr>
          <w:p w14:paraId="6DE2008B" w14:textId="77777777" w:rsidR="00CB5BE2" w:rsidRPr="00495C35" w:rsidRDefault="00CB5BE2" w:rsidP="009F2F66">
            <w:pPr>
              <w:spacing w:line="240" w:lineRule="auto"/>
            </w:pPr>
          </w:p>
        </w:tc>
        <w:tc>
          <w:tcPr>
            <w:tcW w:w="1219" w:type="dxa"/>
          </w:tcPr>
          <w:p w14:paraId="123BCD49" w14:textId="77777777" w:rsidR="00CB5BE2" w:rsidRPr="00495C35" w:rsidRDefault="00CB5BE2" w:rsidP="009F2F66">
            <w:pPr>
              <w:spacing w:line="240" w:lineRule="auto"/>
            </w:pPr>
          </w:p>
        </w:tc>
        <w:tc>
          <w:tcPr>
            <w:tcW w:w="990" w:type="dxa"/>
          </w:tcPr>
          <w:p w14:paraId="1B3F1581" w14:textId="77777777" w:rsidR="00CB5BE2" w:rsidRPr="00495C35" w:rsidRDefault="00CB5BE2" w:rsidP="009F2F66">
            <w:pPr>
              <w:spacing w:line="240" w:lineRule="auto"/>
            </w:pPr>
          </w:p>
        </w:tc>
        <w:tc>
          <w:tcPr>
            <w:tcW w:w="2936" w:type="dxa"/>
          </w:tcPr>
          <w:p w14:paraId="5E28C13D" w14:textId="77777777" w:rsidR="00CB5BE2" w:rsidRPr="00495C35" w:rsidRDefault="00CB5BE2" w:rsidP="009F2F66">
            <w:pPr>
              <w:spacing w:line="240" w:lineRule="auto"/>
            </w:pPr>
          </w:p>
        </w:tc>
      </w:tr>
    </w:tbl>
    <w:p w14:paraId="341172FC" w14:textId="77777777" w:rsidR="00CB5BE2" w:rsidRDefault="00CB5BE2" w:rsidP="00CB5BE2">
      <w:pPr>
        <w:pStyle w:val="Heading1"/>
        <w:rPr>
          <w:lang w:val="en-US"/>
        </w:rPr>
      </w:pPr>
      <w:bookmarkStart w:id="118" w:name="_Appendix_1:_Inclusion/Exclusion"/>
      <w:bookmarkStart w:id="119" w:name="_Appendix_I:_Inclusion/Exclusion"/>
      <w:bookmarkStart w:id="120" w:name="_Toc174576553"/>
      <w:bookmarkEnd w:id="104"/>
      <w:bookmarkEnd w:id="105"/>
      <w:bookmarkEnd w:id="118"/>
      <w:bookmarkEnd w:id="119"/>
      <w:r>
        <w:rPr>
          <w:lang w:val="en-US"/>
        </w:rPr>
        <w:t>Submission of Programs</w:t>
      </w:r>
      <w:bookmarkEnd w:id="120"/>
    </w:p>
    <w:p w14:paraId="3756BACD" w14:textId="44EAA20E" w:rsidR="009810DE" w:rsidRPr="00497C79" w:rsidRDefault="009810DE" w:rsidP="009810DE">
      <w:pPr>
        <w:pStyle w:val="BodyText"/>
        <w:rPr>
          <w:b/>
          <w:bCs/>
          <w:color w:val="FF0000"/>
        </w:rPr>
      </w:pPr>
      <w:r>
        <w:t xml:space="preserve">All programs for analysis datasets and primary and secondary efficacy results </w:t>
      </w:r>
      <w:r w:rsidR="00855808">
        <w:t>are</w:t>
      </w:r>
      <w:r>
        <w:t xml:space="preserve"> submitted</w:t>
      </w:r>
      <w:r w:rsidR="005B552D">
        <w:t xml:space="preserve"> </w:t>
      </w:r>
      <w:r w:rsidR="005B552D" w:rsidRPr="00497C79">
        <w:rPr>
          <w:b/>
          <w:bCs/>
          <w:color w:val="FF0000"/>
        </w:rPr>
        <w:t>using following software and configuration</w:t>
      </w:r>
      <w:r w:rsidR="00A44025" w:rsidRPr="00497C79">
        <w:rPr>
          <w:b/>
          <w:bCs/>
          <w:color w:val="FF0000"/>
        </w:rPr>
        <w:t>.</w:t>
      </w:r>
    </w:p>
    <w:p w14:paraId="578E7341" w14:textId="6E5D3AF0" w:rsidR="00F10A77" w:rsidRPr="00497C79" w:rsidRDefault="00F10A77" w:rsidP="009810DE">
      <w:pPr>
        <w:pStyle w:val="BodyText"/>
        <w:rPr>
          <w:b/>
          <w:bCs/>
          <w:color w:val="FF0000"/>
        </w:rPr>
      </w:pPr>
      <w:r w:rsidRPr="00497C79">
        <w:rPr>
          <w:b/>
          <w:bCs/>
          <w:color w:val="FF0000"/>
        </w:rPr>
        <w:t>Example for SAS Submission</w:t>
      </w:r>
    </w:p>
    <w:tbl>
      <w:tblPr>
        <w:tblW w:w="8865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3550"/>
        <w:gridCol w:w="5315"/>
      </w:tblGrid>
      <w:tr w:rsidR="00497C79" w:rsidRPr="00F10A77" w14:paraId="578D6438" w14:textId="77777777" w:rsidTr="00F10A77">
        <w:trPr>
          <w:tblHeader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0B5F408" w14:textId="77777777" w:rsidR="00F10A77" w:rsidRPr="00F10A77" w:rsidRDefault="00F10A77" w:rsidP="00F10A77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tag w:val="goog_rdk_10"/>
                <w:id w:val="-184986950"/>
              </w:sdtPr>
              <w:sdtContent>
                <w:r w:rsidRPr="00F10A77">
                  <w:rPr>
                    <w:b/>
                    <w:bCs/>
                    <w:color w:val="FF0000"/>
                    <w:sz w:val="18"/>
                    <w:szCs w:val="18"/>
                  </w:rPr>
                  <w:t>Language</w:t>
                </w:r>
              </w:sdtContent>
            </w:sdt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5FC174" w14:textId="66DF73EE" w:rsidR="00F10A77" w:rsidRPr="00F10A77" w:rsidRDefault="00F10A77" w:rsidP="00F10A77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tag w:val="goog_rdk_12"/>
                <w:id w:val="195736122"/>
              </w:sdtPr>
              <w:sdtContent>
                <w:r w:rsidRPr="00497C79">
                  <w:rPr>
                    <w:b/>
                    <w:bCs/>
                    <w:color w:val="FF0000"/>
                    <w:sz w:val="18"/>
                    <w:szCs w:val="18"/>
                  </w:rPr>
                  <w:t>SAS</w:t>
                </w:r>
              </w:sdtContent>
            </w:sdt>
          </w:p>
        </w:tc>
      </w:tr>
      <w:tr w:rsidR="00497C79" w:rsidRPr="00F10A77" w14:paraId="00A521F8" w14:textId="77777777" w:rsidTr="00F10A77">
        <w:trPr>
          <w:tblHeader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4A9374" w14:textId="77777777" w:rsidR="00F10A77" w:rsidRPr="00F10A77" w:rsidRDefault="00F10A77" w:rsidP="00F10A77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tag w:val="goog_rdk_15"/>
                <w:id w:val="-1270549359"/>
              </w:sdtPr>
              <w:sdtContent>
                <w:r w:rsidRPr="00F10A77">
                  <w:rPr>
                    <w:b/>
                    <w:bCs/>
                    <w:color w:val="FF0000"/>
                    <w:sz w:val="18"/>
                    <w:szCs w:val="18"/>
                  </w:rPr>
                  <w:t>Operating System / Platform</w:t>
                </w:r>
              </w:sdtContent>
            </w:sdt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07C48C" w14:textId="77777777" w:rsidR="00F10A77" w:rsidRPr="00F10A77" w:rsidRDefault="00F10A77" w:rsidP="00F10A77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tag w:val="goog_rdk_17"/>
                <w:id w:val="-830515236"/>
              </w:sdtPr>
              <w:sdtContent>
                <w:r w:rsidRPr="00F10A77">
                  <w:rPr>
                    <w:b/>
                    <w:bCs/>
                    <w:color w:val="FF0000"/>
                    <w:sz w:val="18"/>
                    <w:szCs w:val="18"/>
                  </w:rPr>
                  <w:t>Windows 10 Enterprise</w:t>
                </w:r>
              </w:sdtContent>
            </w:sdt>
          </w:p>
          <w:p w14:paraId="030C0EEC" w14:textId="77777777" w:rsidR="00F10A77" w:rsidRPr="00F10A77" w:rsidRDefault="00F10A77" w:rsidP="00F10A77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tag w:val="goog_rdk_19"/>
                <w:id w:val="-357826855"/>
              </w:sdtPr>
              <w:sdtContent>
                <w:r w:rsidRPr="00F10A77">
                  <w:rPr>
                    <w:b/>
                    <w:bCs/>
                    <w:color w:val="FF0000"/>
                    <w:sz w:val="18"/>
                    <w:szCs w:val="18"/>
                  </w:rPr>
                  <w:t>64-bit operating system, x64-based processor</w:t>
                </w:r>
              </w:sdtContent>
            </w:sdt>
          </w:p>
        </w:tc>
      </w:tr>
      <w:tr w:rsidR="00F10A77" w:rsidRPr="00497C79" w14:paraId="37F7736D" w14:textId="77777777" w:rsidTr="00F10A77">
        <w:trPr>
          <w:tblHeader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25400" w14:textId="14A92C33" w:rsidR="00F10A77" w:rsidRPr="00497C79" w:rsidRDefault="00F10A77" w:rsidP="00F10A77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r w:rsidRPr="00497C79">
              <w:rPr>
                <w:b/>
                <w:bCs/>
                <w:color w:val="FF0000"/>
                <w:sz w:val="18"/>
                <w:szCs w:val="18"/>
              </w:rPr>
              <w:t>Software</w:t>
            </w:r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FD5D76" w14:textId="6B28F6D5" w:rsidR="00F10A77" w:rsidRPr="00497C79" w:rsidRDefault="00F10A77" w:rsidP="00F10A77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r w:rsidRPr="00497C79">
              <w:rPr>
                <w:b/>
                <w:bCs/>
                <w:color w:val="FF0000"/>
                <w:sz w:val="18"/>
                <w:szCs w:val="18"/>
              </w:rPr>
              <w:t>SAS Version 9.4</w:t>
            </w:r>
          </w:p>
        </w:tc>
      </w:tr>
      <w:tr w:rsidR="00497C79" w:rsidRPr="00F10A77" w14:paraId="51AFD7BA" w14:textId="77777777" w:rsidTr="00F10A77">
        <w:trPr>
          <w:tblHeader/>
        </w:trPr>
        <w:tc>
          <w:tcPr>
            <w:tcW w:w="3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758CF47" w14:textId="77777777" w:rsidR="00F10A77" w:rsidRPr="00F10A77" w:rsidRDefault="00F10A77" w:rsidP="00F10A77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tag w:val="goog_rdk_47"/>
                <w:id w:val="-1205326618"/>
              </w:sdtPr>
              <w:sdtContent>
                <w:r w:rsidRPr="00F10A77">
                  <w:rPr>
                    <w:b/>
                    <w:bCs/>
                    <w:color w:val="FF0000"/>
                    <w:sz w:val="18"/>
                    <w:szCs w:val="18"/>
                  </w:rPr>
                  <w:t xml:space="preserve">Initial Date (Time = 0) for Software </w:t>
                </w:r>
              </w:sdtContent>
            </w:sdt>
          </w:p>
        </w:tc>
        <w:tc>
          <w:tcPr>
            <w:tcW w:w="5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5149549" w14:textId="32EEDFA0" w:rsidR="00F10A77" w:rsidRPr="00F10A77" w:rsidRDefault="00F10A77" w:rsidP="00F10A77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tag w:val="goog_rdk_49"/>
                <w:id w:val="-744797223"/>
              </w:sdtPr>
              <w:sdtContent>
                <w:r w:rsidRPr="00F10A77">
                  <w:rPr>
                    <w:b/>
                    <w:bCs/>
                    <w:color w:val="FF0000"/>
                    <w:sz w:val="18"/>
                    <w:szCs w:val="18"/>
                  </w:rPr>
                  <w:t>January 1, 19</w:t>
                </w:r>
                <w:r w:rsidRPr="00497C79">
                  <w:rPr>
                    <w:b/>
                    <w:bCs/>
                    <w:color w:val="FF0000"/>
                    <w:sz w:val="18"/>
                    <w:szCs w:val="18"/>
                  </w:rPr>
                  <w:t>60</w:t>
                </w:r>
              </w:sdtContent>
            </w:sdt>
          </w:p>
        </w:tc>
      </w:tr>
    </w:tbl>
    <w:p w14:paraId="1ECDA348" w14:textId="77777777" w:rsidR="00F10A77" w:rsidRPr="00497C79" w:rsidRDefault="00F10A77" w:rsidP="009810DE">
      <w:pPr>
        <w:pStyle w:val="BodyText"/>
        <w:rPr>
          <w:b/>
          <w:bCs/>
          <w:color w:val="FF0000"/>
        </w:rPr>
      </w:pPr>
    </w:p>
    <w:p w14:paraId="54D8A0AE" w14:textId="49D4F6CD" w:rsidR="00F10A77" w:rsidRPr="00497C79" w:rsidRDefault="00F10A77" w:rsidP="009810DE">
      <w:pPr>
        <w:pStyle w:val="BodyText"/>
        <w:rPr>
          <w:b/>
          <w:bCs/>
          <w:color w:val="FF0000"/>
        </w:rPr>
      </w:pPr>
      <w:r w:rsidRPr="00497C79">
        <w:rPr>
          <w:b/>
          <w:bCs/>
          <w:color w:val="FF0000"/>
        </w:rPr>
        <w:t>Example for R Submission</w:t>
      </w:r>
    </w:p>
    <w:tbl>
      <w:tblPr>
        <w:tblW w:w="8865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3550"/>
        <w:gridCol w:w="5315"/>
      </w:tblGrid>
      <w:tr w:rsidR="00497C79" w:rsidRPr="00497C79" w14:paraId="15429AEE" w14:textId="77777777" w:rsidTr="00FD55BD">
        <w:trPr>
          <w:tblHeader/>
        </w:trPr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bookmarkStart w:id="121" w:name="OLE_LINK4"/>
          <w:p w14:paraId="4B0235E6" w14:textId="77777777" w:rsidR="005B552D" w:rsidRPr="005B552D" w:rsidRDefault="005B552D" w:rsidP="005B552D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tag w:val="goog_rdk_10"/>
                <w:id w:val="1795100842"/>
              </w:sdtPr>
              <w:sdtContent>
                <w:r w:rsidRPr="005B552D">
                  <w:rPr>
                    <w:b/>
                    <w:bCs/>
                    <w:color w:val="FF0000"/>
                    <w:sz w:val="18"/>
                    <w:szCs w:val="18"/>
                  </w:rPr>
                  <w:t>Language</w:t>
                </w:r>
              </w:sdtContent>
            </w:sdt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EDAA6ED" w14:textId="77777777" w:rsidR="005B552D" w:rsidRPr="005B552D" w:rsidRDefault="005B552D" w:rsidP="005B552D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tag w:val="goog_rdk_12"/>
                <w:id w:val="-1971429533"/>
              </w:sdtPr>
              <w:sdtContent>
                <w:r w:rsidRPr="005B552D">
                  <w:rPr>
                    <w:b/>
                    <w:bCs/>
                    <w:color w:val="FF0000"/>
                    <w:sz w:val="18"/>
                    <w:szCs w:val="18"/>
                  </w:rPr>
                  <w:t>R</w:t>
                </w:r>
              </w:sdtContent>
            </w:sdt>
          </w:p>
        </w:tc>
      </w:tr>
      <w:tr w:rsidR="00497C79" w:rsidRPr="00497C79" w14:paraId="645144F2" w14:textId="77777777">
        <w:trPr>
          <w:tblHeader/>
        </w:trPr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3E6538" w14:textId="77777777" w:rsidR="005B552D" w:rsidRPr="005B552D" w:rsidRDefault="005B552D" w:rsidP="005B552D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tag w:val="goog_rdk_15"/>
                <w:id w:val="-1168323385"/>
              </w:sdtPr>
              <w:sdtContent>
                <w:r w:rsidRPr="005B552D">
                  <w:rPr>
                    <w:b/>
                    <w:bCs/>
                    <w:color w:val="FF0000"/>
                    <w:sz w:val="18"/>
                    <w:szCs w:val="18"/>
                  </w:rPr>
                  <w:t>Operating System / Platform</w:t>
                </w:r>
              </w:sdtContent>
            </w:sdt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FBDD721" w14:textId="77777777" w:rsidR="005B552D" w:rsidRPr="005B552D" w:rsidRDefault="005B552D" w:rsidP="005B552D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tag w:val="goog_rdk_17"/>
                <w:id w:val="1642621594"/>
              </w:sdtPr>
              <w:sdtContent>
                <w:r w:rsidRPr="005B552D">
                  <w:rPr>
                    <w:b/>
                    <w:bCs/>
                    <w:color w:val="FF0000"/>
                    <w:sz w:val="18"/>
                    <w:szCs w:val="18"/>
                  </w:rPr>
                  <w:t>Windows 10 Enterprise</w:t>
                </w:r>
              </w:sdtContent>
            </w:sdt>
          </w:p>
          <w:p w14:paraId="60F2F942" w14:textId="77777777" w:rsidR="005B552D" w:rsidRPr="005B552D" w:rsidRDefault="005B552D" w:rsidP="005B552D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tag w:val="goog_rdk_19"/>
                <w:id w:val="-599339191"/>
              </w:sdtPr>
              <w:sdtContent>
                <w:r w:rsidRPr="005B552D">
                  <w:rPr>
                    <w:b/>
                    <w:bCs/>
                    <w:color w:val="FF0000"/>
                    <w:sz w:val="18"/>
                    <w:szCs w:val="18"/>
                  </w:rPr>
                  <w:t>64-bit operating system, x64-based processor</w:t>
                </w:r>
              </w:sdtContent>
            </w:sdt>
          </w:p>
        </w:tc>
      </w:tr>
      <w:tr w:rsidR="00497C79" w:rsidRPr="00497C79" w14:paraId="79994EF0" w14:textId="77777777">
        <w:trPr>
          <w:tblHeader/>
        </w:trPr>
        <w:tc>
          <w:tcPr>
            <w:tcW w:w="35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CEEE4E" w14:textId="77777777" w:rsidR="005B552D" w:rsidRPr="005B552D" w:rsidRDefault="005B552D" w:rsidP="005B552D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tag w:val="goog_rdk_22"/>
                <w:id w:val="-1798601873"/>
              </w:sdtPr>
              <w:sdtContent>
                <w:r w:rsidRPr="005B552D">
                  <w:rPr>
                    <w:b/>
                    <w:bCs/>
                    <w:color w:val="FF0000"/>
                    <w:sz w:val="18"/>
                    <w:szCs w:val="18"/>
                  </w:rPr>
                  <w:t xml:space="preserve">Software </w:t>
                </w:r>
              </w:sdtContent>
            </w:sdt>
          </w:p>
          <w:p w14:paraId="4998D983" w14:textId="77777777" w:rsidR="005B552D" w:rsidRPr="005B552D" w:rsidRDefault="005B552D" w:rsidP="005B552D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tag w:val="goog_rdk_27"/>
                <w:id w:val="-376321143"/>
              </w:sdtPr>
              <w:sdtContent/>
            </w:sdt>
          </w:p>
          <w:p w14:paraId="07DD52C1" w14:textId="77777777" w:rsidR="005B552D" w:rsidRPr="005B552D" w:rsidRDefault="005B552D" w:rsidP="005B552D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tag w:val="goog_rdk_32"/>
                <w:id w:val="2114788522"/>
              </w:sdtPr>
              <w:sdtContent/>
            </w:sdt>
          </w:p>
          <w:p w14:paraId="50BC799F" w14:textId="77777777" w:rsidR="005B552D" w:rsidRPr="005B552D" w:rsidRDefault="005B552D" w:rsidP="005B552D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tag w:val="goog_rdk_37"/>
                <w:id w:val="1871192187"/>
              </w:sdtPr>
              <w:sdtContent/>
            </w:sdt>
          </w:p>
          <w:p w14:paraId="6992BBD9" w14:textId="77777777" w:rsidR="005B552D" w:rsidRPr="005B552D" w:rsidRDefault="005B552D" w:rsidP="005B552D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tag w:val="goog_rdk_42"/>
                <w:id w:val="-1664625798"/>
              </w:sdtPr>
              <w:sdtContent/>
            </w:sdt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D3D7409" w14:textId="77777777" w:rsidR="005B552D" w:rsidRPr="005B552D" w:rsidRDefault="005B552D" w:rsidP="005B552D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tag w:val="goog_rdk_24"/>
                <w:id w:val="-1770761990"/>
              </w:sdtPr>
              <w:sdtContent>
                <w:r w:rsidRPr="005B552D">
                  <w:rPr>
                    <w:b/>
                    <w:bCs/>
                    <w:color w:val="FF0000"/>
                    <w:sz w:val="18"/>
                    <w:szCs w:val="18"/>
                  </w:rPr>
                  <w:t xml:space="preserve">R version 4.4.1 (2024-06-14 </w:t>
                </w:r>
                <w:proofErr w:type="spellStart"/>
                <w:r w:rsidRPr="005B552D">
                  <w:rPr>
                    <w:b/>
                    <w:bCs/>
                    <w:color w:val="FF0000"/>
                    <w:sz w:val="18"/>
                    <w:szCs w:val="18"/>
                  </w:rPr>
                  <w:t>ucrt</w:t>
                </w:r>
                <w:proofErr w:type="spellEnd"/>
                <w:r w:rsidRPr="005B552D">
                  <w:rPr>
                    <w:b/>
                    <w:bCs/>
                    <w:color w:val="FF0000"/>
                    <w:sz w:val="18"/>
                    <w:szCs w:val="18"/>
                  </w:rPr>
                  <w:t>)</w:t>
                </w:r>
              </w:sdtContent>
            </w:sdt>
          </w:p>
        </w:tc>
      </w:tr>
      <w:tr w:rsidR="00497C79" w:rsidRPr="00497C79" w14:paraId="36D288EB" w14:textId="77777777">
        <w:trPr>
          <w:tblHeader/>
        </w:trPr>
        <w:tc>
          <w:tcPr>
            <w:tcW w:w="35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764CF2" w14:textId="77777777" w:rsidR="005B552D" w:rsidRPr="005B552D" w:rsidRDefault="005B552D" w:rsidP="005B552D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A7287DA" w14:textId="77777777" w:rsidR="005B552D" w:rsidRPr="005B552D" w:rsidRDefault="005B552D" w:rsidP="005B552D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tag w:val="goog_rdk_29"/>
                <w:id w:val="-1616518269"/>
              </w:sdtPr>
              <w:sdtContent>
                <w:r w:rsidRPr="005B552D">
                  <w:rPr>
                    <w:b/>
                    <w:bCs/>
                    <w:color w:val="FF0000"/>
                    <w:sz w:val="18"/>
                    <w:szCs w:val="18"/>
                  </w:rPr>
                  <w:t>RStudio 2023.09.1+494</w:t>
                </w:r>
              </w:sdtContent>
            </w:sdt>
          </w:p>
        </w:tc>
      </w:tr>
      <w:tr w:rsidR="00497C79" w:rsidRPr="00497C79" w14:paraId="52EA5083" w14:textId="77777777">
        <w:trPr>
          <w:tblHeader/>
        </w:trPr>
        <w:tc>
          <w:tcPr>
            <w:tcW w:w="35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B673A" w14:textId="77777777" w:rsidR="005B552D" w:rsidRPr="005B552D" w:rsidRDefault="005B552D" w:rsidP="005B552D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D13FD55" w14:textId="77777777" w:rsidR="005B552D" w:rsidRPr="005B552D" w:rsidRDefault="005B552D" w:rsidP="005B552D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tag w:val="goog_rdk_34"/>
                <w:id w:val="-158003872"/>
              </w:sdtPr>
              <w:sdtContent>
                <w:proofErr w:type="spellStart"/>
                <w:r w:rsidRPr="005B552D">
                  <w:rPr>
                    <w:b/>
                    <w:bCs/>
                    <w:color w:val="FF0000"/>
                    <w:sz w:val="18"/>
                    <w:szCs w:val="18"/>
                  </w:rPr>
                  <w:t>RTools</w:t>
                </w:r>
                <w:proofErr w:type="spellEnd"/>
                <w:r w:rsidRPr="005B552D">
                  <w:rPr>
                    <w:b/>
                    <w:bCs/>
                    <w:color w:val="FF0000"/>
                    <w:sz w:val="18"/>
                    <w:szCs w:val="18"/>
                  </w:rPr>
                  <w:t xml:space="preserve"> 4.4 6104 </w:t>
                </w:r>
              </w:sdtContent>
            </w:sdt>
          </w:p>
        </w:tc>
      </w:tr>
      <w:tr w:rsidR="00497C79" w:rsidRPr="00497C79" w14:paraId="6F641A73" w14:textId="77777777">
        <w:trPr>
          <w:tblHeader/>
        </w:trPr>
        <w:tc>
          <w:tcPr>
            <w:tcW w:w="35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1F98FF" w14:textId="77777777" w:rsidR="005B552D" w:rsidRPr="005B552D" w:rsidRDefault="005B552D" w:rsidP="005B552D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13D153A" w14:textId="77777777" w:rsidR="005B552D" w:rsidRPr="005B552D" w:rsidRDefault="005B552D" w:rsidP="005B552D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tag w:val="goog_rdk_39"/>
                <w:id w:val="1744064780"/>
              </w:sdtPr>
              <w:sdtContent>
                <w:r w:rsidRPr="005B552D">
                  <w:rPr>
                    <w:b/>
                    <w:bCs/>
                    <w:color w:val="FF0000"/>
                    <w:sz w:val="18"/>
                    <w:szCs w:val="18"/>
                  </w:rPr>
                  <w:t>WSL version 1.1.3.0</w:t>
                </w:r>
              </w:sdtContent>
            </w:sdt>
          </w:p>
        </w:tc>
      </w:tr>
      <w:tr w:rsidR="00497C79" w:rsidRPr="00497C79" w14:paraId="20771C6B" w14:textId="77777777">
        <w:trPr>
          <w:tblHeader/>
        </w:trPr>
        <w:tc>
          <w:tcPr>
            <w:tcW w:w="35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57B073" w14:textId="77777777" w:rsidR="005B552D" w:rsidRPr="005B552D" w:rsidRDefault="005B552D" w:rsidP="005B552D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192397" w14:textId="77777777" w:rsidR="005B552D" w:rsidRPr="005B552D" w:rsidRDefault="005B552D" w:rsidP="005B552D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tag w:val="goog_rdk_44"/>
                <w:id w:val="1628900761"/>
              </w:sdtPr>
              <w:sdtContent>
                <w:r w:rsidRPr="005B552D">
                  <w:rPr>
                    <w:b/>
                    <w:bCs/>
                    <w:color w:val="FF0000"/>
                    <w:sz w:val="18"/>
                    <w:szCs w:val="18"/>
                  </w:rPr>
                  <w:t>Docker Desktop for Windows - x86_64</w:t>
                </w:r>
              </w:sdtContent>
            </w:sdt>
          </w:p>
        </w:tc>
      </w:tr>
      <w:tr w:rsidR="00497C79" w:rsidRPr="00497C79" w14:paraId="3C614A7E" w14:textId="77777777">
        <w:trPr>
          <w:tblHeader/>
        </w:trPr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489F011" w14:textId="77777777" w:rsidR="005B552D" w:rsidRPr="005B552D" w:rsidRDefault="005B552D" w:rsidP="005B552D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tag w:val="goog_rdk_47"/>
                <w:id w:val="-372854875"/>
              </w:sdtPr>
              <w:sdtContent>
                <w:r w:rsidRPr="005B552D">
                  <w:rPr>
                    <w:b/>
                    <w:bCs/>
                    <w:color w:val="FF0000"/>
                    <w:sz w:val="18"/>
                    <w:szCs w:val="18"/>
                  </w:rPr>
                  <w:t xml:space="preserve">Initial Date (Time = 0) for Software </w:t>
                </w:r>
              </w:sdtContent>
            </w:sdt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ACB82B0" w14:textId="77777777" w:rsidR="005B552D" w:rsidRPr="005B552D" w:rsidRDefault="005B552D" w:rsidP="005B552D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tag w:val="goog_rdk_49"/>
                <w:id w:val="-1074426866"/>
              </w:sdtPr>
              <w:sdtContent>
                <w:r w:rsidRPr="005B552D">
                  <w:rPr>
                    <w:b/>
                    <w:bCs/>
                    <w:color w:val="FF0000"/>
                    <w:sz w:val="18"/>
                    <w:szCs w:val="18"/>
                  </w:rPr>
                  <w:t>January 1, 1970</w:t>
                </w:r>
              </w:sdtContent>
            </w:sdt>
          </w:p>
        </w:tc>
      </w:tr>
      <w:tr w:rsidR="00497C79" w:rsidRPr="00497C79" w14:paraId="4E4C56E9" w14:textId="77777777">
        <w:trPr>
          <w:tblHeader/>
        </w:trPr>
        <w:tc>
          <w:tcPr>
            <w:tcW w:w="3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B739238" w14:textId="77777777" w:rsidR="005B552D" w:rsidRPr="005B552D" w:rsidRDefault="005B552D" w:rsidP="005B552D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sdt>
              <w:sdtPr>
                <w:rPr>
                  <w:b/>
                  <w:bCs/>
                  <w:color w:val="FF0000"/>
                  <w:sz w:val="18"/>
                  <w:szCs w:val="18"/>
                </w:rPr>
                <w:tag w:val="goog_rdk_52"/>
                <w:id w:val="1598213705"/>
              </w:sdtPr>
              <w:sdtContent>
                <w:r w:rsidRPr="005B552D">
                  <w:rPr>
                    <w:b/>
                    <w:bCs/>
                    <w:color w:val="FF0000"/>
                    <w:sz w:val="18"/>
                    <w:szCs w:val="18"/>
                  </w:rPr>
                  <w:t>R Package Management Tool</w:t>
                </w:r>
              </w:sdtContent>
            </w:sdt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BBD755E" w14:textId="15780CD0" w:rsidR="005B552D" w:rsidRPr="005B552D" w:rsidRDefault="00FD55BD" w:rsidP="005B552D">
            <w:pPr>
              <w:pStyle w:val="BodyText"/>
              <w:rPr>
                <w:b/>
                <w:bCs/>
                <w:color w:val="FF0000"/>
                <w:sz w:val="18"/>
                <w:szCs w:val="18"/>
              </w:rPr>
            </w:pPr>
            <w:r w:rsidRPr="00497C79">
              <w:rPr>
                <w:b/>
                <w:bCs/>
                <w:color w:val="FF0000"/>
                <w:sz w:val="18"/>
                <w:szCs w:val="18"/>
              </w:rPr>
              <w:t>Posit Package Manager (Lock Date: 2023-12-15)</w:t>
            </w:r>
          </w:p>
        </w:tc>
      </w:tr>
    </w:tbl>
    <w:p w14:paraId="528E90EC" w14:textId="7C0DD09F" w:rsidR="00770AB4" w:rsidRDefault="00770AB4" w:rsidP="00770AB4">
      <w:pPr>
        <w:pStyle w:val="Heading2"/>
        <w:spacing w:after="240"/>
      </w:pPr>
      <w:bookmarkStart w:id="122" w:name="OLE_LINK5"/>
      <w:bookmarkStart w:id="123" w:name="_Toc174576554"/>
      <w:bookmarkEnd w:id="121"/>
    </w:p>
    <w:p w14:paraId="77D68734" w14:textId="44679C97" w:rsidR="00EE171F" w:rsidRPr="00770AB4" w:rsidRDefault="00770AB4" w:rsidP="00770AB4">
      <w:pPr>
        <w:spacing w:before="0" w:after="160" w:line="259" w:lineRule="auto"/>
        <w:rPr>
          <w:rFonts w:eastAsia="Times New Roman"/>
          <w:b/>
          <w:bCs/>
          <w:sz w:val="26"/>
          <w:szCs w:val="26"/>
          <w:lang w:val="x-none" w:eastAsia="x-none"/>
        </w:rPr>
      </w:pPr>
      <w:r>
        <w:br w:type="page"/>
      </w:r>
    </w:p>
    <w:p w14:paraId="14FBDCBE" w14:textId="5F1F65BB" w:rsidR="00301429" w:rsidRDefault="00A44025" w:rsidP="00343641">
      <w:pPr>
        <w:pStyle w:val="Heading2"/>
        <w:numPr>
          <w:ilvl w:val="1"/>
          <w:numId w:val="13"/>
        </w:numPr>
        <w:spacing w:after="240"/>
      </w:pPr>
      <w:proofErr w:type="spellStart"/>
      <w:r>
        <w:rPr>
          <w:lang w:val="en-US"/>
        </w:rPr>
        <w:lastRenderedPageBreak/>
        <w:t>ADaM</w:t>
      </w:r>
      <w:proofErr w:type="spellEnd"/>
      <w:r>
        <w:t xml:space="preserve"> </w:t>
      </w:r>
      <w:r>
        <w:rPr>
          <w:lang w:val="en-US"/>
        </w:rPr>
        <w:t>P</w:t>
      </w:r>
      <w:proofErr w:type="spellStart"/>
      <w:r>
        <w:t>rograms</w:t>
      </w:r>
      <w:bookmarkEnd w:id="123"/>
      <w:proofErr w:type="spellEnd"/>
    </w:p>
    <w:p w14:paraId="2C4DEC03" w14:textId="636DFD14" w:rsidR="00720A08" w:rsidRPr="0087322E" w:rsidRDefault="00720A08" w:rsidP="0087322E">
      <w:pPr>
        <w:rPr>
          <w:color w:val="FF0000"/>
        </w:rPr>
      </w:pPr>
      <w:r w:rsidRPr="0087322E">
        <w:rPr>
          <w:color w:val="FF0000"/>
        </w:rPr>
        <w:t>(In general, SAS programs use Macro and R programs use Function.</w:t>
      </w:r>
      <w:r>
        <w:rPr>
          <w:color w:val="FF0000"/>
        </w:rPr>
        <w:t xml:space="preserve"> </w:t>
      </w:r>
      <w:r w:rsidR="007F7F8A">
        <w:rPr>
          <w:color w:val="FF0000"/>
        </w:rPr>
        <w:t xml:space="preserve">Use </w:t>
      </w:r>
      <w:r w:rsidR="002847EB">
        <w:rPr>
          <w:color w:val="FF0000"/>
        </w:rPr>
        <w:t xml:space="preserve">either of them </w:t>
      </w:r>
      <w:r w:rsidR="007F7F8A">
        <w:rPr>
          <w:color w:val="FF0000"/>
        </w:rPr>
        <w:t>accordingly</w:t>
      </w:r>
      <w:r w:rsidR="008A14FD" w:rsidRPr="0087322E">
        <w:rPr>
          <w:color w:val="FF0000"/>
        </w:rPr>
        <w:t>)</w:t>
      </w:r>
      <w:r w:rsidRPr="0087322E">
        <w:rPr>
          <w:color w:val="FF0000"/>
        </w:rPr>
        <w:t xml:space="preserve"> 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598"/>
        <w:gridCol w:w="2184"/>
        <w:gridCol w:w="4280"/>
      </w:tblGrid>
      <w:tr w:rsidR="00A44025" w14:paraId="29196005" w14:textId="77777777" w:rsidTr="0087322E">
        <w:trPr>
          <w:tblHeader/>
        </w:trPr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FFFFFF" w:themeFill="background1"/>
            <w:vAlign w:val="bottom"/>
            <w:hideMark/>
          </w:tcPr>
          <w:bookmarkEnd w:id="122"/>
          <w:p w14:paraId="500991BF" w14:textId="77777777" w:rsidR="00A44025" w:rsidRDefault="00A44025" w:rsidP="009F2F66">
            <w:pPr>
              <w:rPr>
                <w:b/>
              </w:rPr>
            </w:pPr>
            <w:r>
              <w:rPr>
                <w:b/>
              </w:rPr>
              <w:t>Program Name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FFFFFF" w:themeFill="background1"/>
            <w:vAlign w:val="bottom"/>
            <w:hideMark/>
          </w:tcPr>
          <w:p w14:paraId="1A293B0F" w14:textId="77777777" w:rsidR="00A44025" w:rsidRDefault="00A44025" w:rsidP="009F2F66">
            <w:pPr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FFFFFF" w:themeFill="background1"/>
            <w:vAlign w:val="bottom"/>
            <w:hideMark/>
          </w:tcPr>
          <w:p w14:paraId="3ACB6CCA" w14:textId="0F926597" w:rsidR="00A44025" w:rsidRDefault="00A44025" w:rsidP="009F2F66">
            <w:pPr>
              <w:rPr>
                <w:b/>
              </w:rPr>
            </w:pPr>
            <w:r>
              <w:rPr>
                <w:b/>
              </w:rPr>
              <w:t>Macro</w:t>
            </w:r>
            <w:r w:rsidR="00767630" w:rsidRPr="00F40CE2">
              <w:rPr>
                <w:b/>
                <w:color w:val="FF0000"/>
              </w:rPr>
              <w:t>/Function</w:t>
            </w:r>
            <w:r w:rsidRPr="00F40CE2">
              <w:rPr>
                <w:b/>
                <w:color w:val="FF0000"/>
              </w:rPr>
              <w:t xml:space="preserve"> </w:t>
            </w:r>
            <w:r>
              <w:rPr>
                <w:b/>
              </w:rPr>
              <w:t>Used</w:t>
            </w:r>
          </w:p>
        </w:tc>
      </w:tr>
      <w:tr w:rsidR="00A44025" w14:paraId="65918ED9" w14:textId="77777777" w:rsidTr="0087322E">
        <w:trPr>
          <w:trHeight w:val="357"/>
        </w:trPr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5631A" w14:textId="6B4BC027" w:rsidR="00A44025" w:rsidRDefault="00A44025" w:rsidP="009F2F66"/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7BAA2" w14:textId="2A647791" w:rsidR="00A44025" w:rsidRDefault="00A44025" w:rsidP="009F2F66"/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F98B1" w14:textId="10C32B65" w:rsidR="00A44025" w:rsidRDefault="00A44025" w:rsidP="009F2F66"/>
        </w:tc>
      </w:tr>
    </w:tbl>
    <w:p w14:paraId="251CC2DD" w14:textId="644676EB" w:rsidR="00301429" w:rsidRPr="00343641" w:rsidRDefault="00A44025" w:rsidP="00343641">
      <w:pPr>
        <w:pStyle w:val="Heading2"/>
        <w:numPr>
          <w:ilvl w:val="1"/>
          <w:numId w:val="13"/>
        </w:numPr>
        <w:spacing w:after="240"/>
      </w:pPr>
      <w:bookmarkStart w:id="124" w:name="_Toc520709645"/>
      <w:bookmarkStart w:id="125" w:name="_Toc174576555"/>
      <w:r>
        <w:t>Analysis Output Programs</w:t>
      </w:r>
      <w:bookmarkEnd w:id="124"/>
      <w:bookmarkEnd w:id="125"/>
    </w:p>
    <w:tbl>
      <w:tblPr>
        <w:tblW w:w="9320" w:type="dxa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070"/>
        <w:gridCol w:w="2070"/>
        <w:gridCol w:w="2430"/>
        <w:gridCol w:w="2750"/>
      </w:tblGrid>
      <w:tr w:rsidR="00A44025" w14:paraId="2F21DE44" w14:textId="77777777" w:rsidTr="00497C79">
        <w:trPr>
          <w:cantSplit/>
          <w:trHeight w:val="312"/>
          <w:tblHeader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  <w:hideMark/>
          </w:tcPr>
          <w:p w14:paraId="6D794E4F" w14:textId="4D18952F" w:rsidR="00A44025" w:rsidRDefault="00A44025" w:rsidP="00F40CE2">
            <w:pPr>
              <w:keepNext/>
              <w:adjustRightInd w:val="0"/>
              <w:spacing w:before="0" w:line="23" w:lineRule="atLeast"/>
              <w:rPr>
                <w:b/>
                <w:bCs/>
              </w:rPr>
            </w:pPr>
            <w:r>
              <w:rPr>
                <w:b/>
                <w:bCs/>
              </w:rPr>
              <w:t>Program</w:t>
            </w:r>
            <w:r w:rsidR="004F00CF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Name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  <w:hideMark/>
          </w:tcPr>
          <w:p w14:paraId="556C0715" w14:textId="40DEF604" w:rsidR="00A44025" w:rsidRDefault="00A44025" w:rsidP="009F2F66">
            <w:pPr>
              <w:keepNext/>
              <w:adjustRightInd w:val="0"/>
              <w:spacing w:before="0" w:line="23" w:lineRule="atLeast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  <w:r w:rsidR="004F00CF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Number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  <w:hideMark/>
          </w:tcPr>
          <w:p w14:paraId="2C58884C" w14:textId="77777777" w:rsidR="00A44025" w:rsidRDefault="00A44025" w:rsidP="009F2F66">
            <w:pPr>
              <w:keepNext/>
              <w:adjustRightInd w:val="0"/>
              <w:spacing w:before="0" w:line="23" w:lineRule="atLeast"/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bottom"/>
            <w:hideMark/>
          </w:tcPr>
          <w:p w14:paraId="5B719304" w14:textId="77777777" w:rsidR="00A44025" w:rsidRDefault="00A44025" w:rsidP="009F2F66">
            <w:pPr>
              <w:keepNext/>
              <w:adjustRightInd w:val="0"/>
              <w:spacing w:before="0" w:line="23" w:lineRule="atLeast"/>
              <w:rPr>
                <w:b/>
                <w:bCs/>
              </w:rPr>
            </w:pPr>
            <w:r>
              <w:rPr>
                <w:b/>
                <w:bCs/>
              </w:rPr>
              <w:t>Input</w:t>
            </w:r>
          </w:p>
        </w:tc>
      </w:tr>
      <w:tr w:rsidR="00A44025" w14:paraId="5E077BA5" w14:textId="77777777" w:rsidTr="00497C79">
        <w:trPr>
          <w:cantSplit/>
          <w:trHeight w:val="288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41589A10" w14:textId="4009020C" w:rsidR="00A44025" w:rsidRDefault="00A44025" w:rsidP="009F2F66">
            <w:pPr>
              <w:spacing w:line="23" w:lineRule="atLeast"/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7F1B3CF6" w14:textId="16A12B5B" w:rsidR="00A44025" w:rsidRDefault="00A44025" w:rsidP="009F2F66">
            <w:pPr>
              <w:spacing w:line="23" w:lineRule="atLeast"/>
              <w:rPr>
                <w:lang w:eastAsia="x-none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0FF84990" w14:textId="673FD37C" w:rsidR="00A44025" w:rsidRDefault="00A44025" w:rsidP="009F2F66">
            <w:pPr>
              <w:spacing w:line="23" w:lineRule="atLeast"/>
              <w:rPr>
                <w:lang w:eastAsia="x-none"/>
              </w:rPr>
            </w:pPr>
          </w:p>
        </w:tc>
        <w:tc>
          <w:tcPr>
            <w:tcW w:w="2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32ADA5A" w14:textId="1825E3DD" w:rsidR="00A44025" w:rsidRDefault="00A44025" w:rsidP="009F2F66">
            <w:pPr>
              <w:spacing w:line="23" w:lineRule="atLeast"/>
              <w:rPr>
                <w:lang w:eastAsia="x-none"/>
              </w:rPr>
            </w:pPr>
          </w:p>
        </w:tc>
      </w:tr>
    </w:tbl>
    <w:p w14:paraId="34035B48" w14:textId="1C3A5D02" w:rsidR="00301429" w:rsidRDefault="00A44025" w:rsidP="00343641">
      <w:pPr>
        <w:pStyle w:val="Heading2"/>
        <w:numPr>
          <w:ilvl w:val="1"/>
          <w:numId w:val="13"/>
        </w:numPr>
        <w:spacing w:after="240"/>
      </w:pPr>
      <w:bookmarkStart w:id="126" w:name="_Toc520709646"/>
      <w:bookmarkStart w:id="127" w:name="_Toc174576556"/>
      <w:r>
        <w:rPr>
          <w:lang w:val="en-US"/>
        </w:rPr>
        <w:t>Macro</w:t>
      </w:r>
      <w:r w:rsidR="00767630" w:rsidRPr="0064450C">
        <w:rPr>
          <w:color w:val="FF0000"/>
          <w:lang w:val="en-US"/>
        </w:rPr>
        <w:t>/Function</w:t>
      </w:r>
      <w:r w:rsidRPr="0064450C">
        <w:rPr>
          <w:color w:val="FF0000"/>
        </w:rPr>
        <w:t xml:space="preserve"> </w:t>
      </w:r>
      <w:r>
        <w:rPr>
          <w:lang w:val="en-US"/>
        </w:rPr>
        <w:t>P</w:t>
      </w:r>
      <w:proofErr w:type="spellStart"/>
      <w:r>
        <w:t>rograms</w:t>
      </w:r>
      <w:bookmarkEnd w:id="126"/>
      <w:bookmarkEnd w:id="127"/>
      <w:proofErr w:type="spellEnd"/>
    </w:p>
    <w:p w14:paraId="2363E987" w14:textId="2D8DAA3A" w:rsidR="00720A08" w:rsidRDefault="00720A08" w:rsidP="0018630C">
      <w:pPr>
        <w:rPr>
          <w:ins w:id="128" w:author="Pradnya Bharambe" w:date="2026-01-09T07:58:00Z" w16du:dateUtc="2026-01-09T15:58:00Z"/>
          <w:color w:val="FF0000"/>
          <w:lang w:val="x-none" w:eastAsia="x-none"/>
        </w:rPr>
      </w:pPr>
      <w:r w:rsidRPr="0018630C">
        <w:rPr>
          <w:color w:val="FF0000"/>
          <w:lang w:val="x-none" w:eastAsia="x-none"/>
        </w:rPr>
        <w:t>(In general, SAS programs use Macro and R programs use Function.</w:t>
      </w:r>
      <w:r>
        <w:rPr>
          <w:color w:val="FF0000"/>
          <w:lang w:val="x-none" w:eastAsia="x-none"/>
        </w:rPr>
        <w:t xml:space="preserve"> </w:t>
      </w:r>
      <w:r w:rsidR="00532F85">
        <w:rPr>
          <w:color w:val="FF0000"/>
        </w:rPr>
        <w:t>Use either of them accordingly</w:t>
      </w:r>
      <w:r w:rsidR="008A14FD" w:rsidRPr="0018630C">
        <w:rPr>
          <w:color w:val="FF0000"/>
          <w:lang w:val="x-none" w:eastAsia="x-none"/>
        </w:rPr>
        <w:t>)</w:t>
      </w:r>
    </w:p>
    <w:p w14:paraId="41CE7225" w14:textId="1887406C" w:rsidR="00946C06" w:rsidRPr="0004071C" w:rsidRDefault="00946C06" w:rsidP="0018630C">
      <w:ins w:id="129" w:author="Pradnya Bharambe" w:date="2026-01-09T07:58:00Z" w16du:dateUtc="2026-01-09T15:58:00Z">
        <w:r>
          <w:rPr>
            <w:color w:val="FF0000"/>
            <w:lang w:val="x-none" w:eastAsia="x-none"/>
          </w:rPr>
          <w:t>Example for SAS Submission</w:t>
        </w:r>
      </w:ins>
    </w:p>
    <w:tbl>
      <w:tblPr>
        <w:tblW w:w="9360" w:type="dxa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070"/>
        <w:gridCol w:w="7290"/>
      </w:tblGrid>
      <w:tr w:rsidR="00A44025" w14:paraId="2EC1E0F9" w14:textId="77777777" w:rsidTr="0018630C">
        <w:trPr>
          <w:cantSplit/>
          <w:trHeight w:val="312"/>
          <w:tblHeader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  <w:hideMark/>
          </w:tcPr>
          <w:p w14:paraId="7521A48D" w14:textId="275A0C0C" w:rsidR="00A44025" w:rsidRDefault="00A44025" w:rsidP="009F2F66">
            <w:pPr>
              <w:keepNext/>
              <w:adjustRightInd w:val="0"/>
              <w:spacing w:before="0" w:line="23" w:lineRule="atLeast"/>
              <w:rPr>
                <w:b/>
                <w:bCs/>
              </w:rPr>
            </w:pPr>
            <w:r>
              <w:rPr>
                <w:b/>
                <w:bCs/>
              </w:rPr>
              <w:t>Program</w:t>
            </w:r>
            <w:r w:rsidR="004F00CF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Name</w:t>
            </w: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bottom"/>
            <w:hideMark/>
          </w:tcPr>
          <w:p w14:paraId="26B2A71E" w14:textId="77777777" w:rsidR="00A44025" w:rsidRDefault="00A44025" w:rsidP="009F2F66">
            <w:pPr>
              <w:keepNext/>
              <w:adjustRightInd w:val="0"/>
              <w:spacing w:before="0" w:line="23" w:lineRule="atLeast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A44025" w14:paraId="49589835" w14:textId="77777777" w:rsidTr="0018630C">
        <w:trPr>
          <w:cantSplit/>
          <w:trHeight w:val="288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5EE07756" w14:textId="70DE1F19" w:rsidR="00A44025" w:rsidRDefault="00A44025" w:rsidP="009F2F66">
            <w:pPr>
              <w:spacing w:line="23" w:lineRule="atLeast"/>
            </w:pPr>
          </w:p>
        </w:tc>
        <w:tc>
          <w:tcPr>
            <w:tcW w:w="7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</w:tcPr>
          <w:p w14:paraId="644F1800" w14:textId="6BA34014" w:rsidR="00A44025" w:rsidRDefault="00A44025" w:rsidP="009F2F66">
            <w:pPr>
              <w:spacing w:line="23" w:lineRule="atLeast"/>
              <w:rPr>
                <w:lang w:eastAsia="x-none"/>
              </w:rPr>
            </w:pPr>
          </w:p>
        </w:tc>
      </w:tr>
    </w:tbl>
    <w:p w14:paraId="7DB1D8A7" w14:textId="3BECFA04" w:rsidR="0031486D" w:rsidDel="00946C06" w:rsidRDefault="00355697" w:rsidP="0031486D">
      <w:pPr>
        <w:pStyle w:val="Heading2"/>
        <w:numPr>
          <w:ilvl w:val="1"/>
          <w:numId w:val="13"/>
        </w:numPr>
        <w:spacing w:after="240"/>
        <w:rPr>
          <w:del w:id="130" w:author="Pradnya Bharambe" w:date="2026-01-09T07:57:00Z" w16du:dateUtc="2026-01-09T15:57:00Z"/>
          <w:color w:val="FF0000"/>
          <w:lang w:val="en-US"/>
        </w:rPr>
      </w:pPr>
      <w:bookmarkStart w:id="131" w:name="_Toc174575605"/>
      <w:bookmarkStart w:id="132" w:name="_Toc174575668"/>
      <w:bookmarkStart w:id="133" w:name="_Toc174575723"/>
      <w:bookmarkStart w:id="134" w:name="_Toc174576391"/>
      <w:bookmarkStart w:id="135" w:name="_Toc174576505"/>
      <w:bookmarkStart w:id="136" w:name="_Toc174576557"/>
      <w:bookmarkStart w:id="137" w:name="_Toc174575606"/>
      <w:bookmarkStart w:id="138" w:name="_Toc174575669"/>
      <w:bookmarkStart w:id="139" w:name="_Toc174575724"/>
      <w:bookmarkStart w:id="140" w:name="_Toc174576506"/>
      <w:bookmarkStart w:id="141" w:name="_Toc174576558"/>
      <w:bookmarkStart w:id="142" w:name="_Toc174575607"/>
      <w:bookmarkStart w:id="143" w:name="_Toc174575670"/>
      <w:bookmarkStart w:id="144" w:name="_Toc174575725"/>
      <w:bookmarkStart w:id="145" w:name="_Toc174576507"/>
      <w:bookmarkStart w:id="146" w:name="_Toc174576559"/>
      <w:bookmarkStart w:id="147" w:name="_Toc174575608"/>
      <w:bookmarkStart w:id="148" w:name="_Toc174575671"/>
      <w:bookmarkStart w:id="149" w:name="_Toc174575726"/>
      <w:bookmarkStart w:id="150" w:name="_Toc174576508"/>
      <w:bookmarkStart w:id="151" w:name="_Toc174576560"/>
      <w:bookmarkStart w:id="152" w:name="_Toc174576561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del w:id="153" w:author="Pradnya Bharambe" w:date="2026-01-09T07:57:00Z" w16du:dateUtc="2026-01-09T15:57:00Z">
        <w:r w:rsidRPr="004F535A" w:rsidDel="00946C06">
          <w:rPr>
            <w:color w:val="FF0000"/>
            <w:lang w:val="en-US"/>
          </w:rPr>
          <w:delText>Proprietary R Packages</w:delText>
        </w:r>
        <w:bookmarkEnd w:id="152"/>
      </w:del>
    </w:p>
    <w:p w14:paraId="54ED3464" w14:textId="67C44959" w:rsidR="00946C06" w:rsidRPr="00946C06" w:rsidRDefault="00946C06" w:rsidP="00946C06">
      <w:pPr>
        <w:rPr>
          <w:ins w:id="154" w:author="Pradnya Bharambe" w:date="2026-01-09T07:58:00Z" w16du:dateUtc="2026-01-09T15:58:00Z"/>
          <w:lang w:eastAsia="x-none"/>
          <w:rPrChange w:id="155" w:author="Pradnya Bharambe" w:date="2026-01-09T07:58:00Z" w16du:dateUtc="2026-01-09T15:58:00Z">
            <w:rPr>
              <w:ins w:id="156" w:author="Pradnya Bharambe" w:date="2026-01-09T07:58:00Z" w16du:dateUtc="2026-01-09T15:58:00Z"/>
              <w:color w:val="FF0000"/>
            </w:rPr>
          </w:rPrChange>
        </w:rPr>
        <w:pPrChange w:id="157" w:author="Pradnya Bharambe" w:date="2026-01-09T07:58:00Z" w16du:dateUtc="2026-01-09T15:58:00Z">
          <w:pPr>
            <w:pStyle w:val="Heading2"/>
            <w:numPr>
              <w:ilvl w:val="1"/>
              <w:numId w:val="13"/>
            </w:numPr>
            <w:spacing w:after="240"/>
            <w:ind w:left="360" w:hanging="360"/>
          </w:pPr>
        </w:pPrChange>
      </w:pPr>
      <w:ins w:id="158" w:author="Pradnya Bharambe" w:date="2026-01-09T07:58:00Z" w16du:dateUtc="2026-01-09T15:58:00Z">
        <w:r>
          <w:rPr>
            <w:lang w:eastAsia="x-none"/>
          </w:rPr>
          <w:t>Example for R Submission</w:t>
        </w:r>
      </w:ins>
    </w:p>
    <w:p w14:paraId="3DAAE79F" w14:textId="47F13004" w:rsidR="00946C06" w:rsidRPr="004F535A" w:rsidRDefault="004E169C" w:rsidP="0031486D">
      <w:pPr>
        <w:rPr>
          <w:color w:val="FF0000"/>
        </w:rPr>
      </w:pPr>
      <w:del w:id="159" w:author="Pradnya Bharambe" w:date="2026-01-09T08:04:00Z" w16du:dateUtc="2026-01-09T16:04:00Z">
        <w:r w:rsidRPr="004F535A" w:rsidDel="003F61C8">
          <w:rPr>
            <w:color w:val="FF0000"/>
          </w:rPr>
          <w:delText>(If this section is not used, indicate as not applicable.)</w:delText>
        </w:r>
      </w:del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  <w:tblPrChange w:id="160" w:author="Pradnya Bharambe" w:date="2026-01-09T08:02:00Z" w16du:dateUtc="2026-01-09T16:02:00Z">
          <w:tblPr>
            <w:tblW w:w="0" w:type="auto"/>
            <w:tblInd w:w="28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A0" w:firstRow="1" w:lastRow="0" w:firstColumn="1" w:lastColumn="0" w:noHBand="0" w:noVBand="0"/>
          </w:tblPr>
        </w:tblPrChange>
      </w:tblPr>
      <w:tblGrid>
        <w:gridCol w:w="1499"/>
        <w:gridCol w:w="1258"/>
        <w:gridCol w:w="3423"/>
        <w:gridCol w:w="2882"/>
        <w:tblGridChange w:id="161">
          <w:tblGrid>
            <w:gridCol w:w="1499"/>
            <w:gridCol w:w="500"/>
            <w:gridCol w:w="758"/>
            <w:gridCol w:w="760"/>
            <w:gridCol w:w="2663"/>
            <w:gridCol w:w="2882"/>
            <w:gridCol w:w="5545"/>
          </w:tblGrid>
        </w:tblGridChange>
      </w:tblGrid>
      <w:tr w:rsidR="00946C06" w:rsidRPr="004F535A" w14:paraId="610E3101" w14:textId="34915DB2" w:rsidTr="00671139">
        <w:trPr>
          <w:tblHeader/>
          <w:trPrChange w:id="162" w:author="Pradnya Bharambe" w:date="2026-01-09T08:02:00Z" w16du:dateUtc="2026-01-09T16:02:00Z">
            <w:trPr>
              <w:tblHeader/>
            </w:trPr>
          </w:trPrChange>
        </w:trPr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  <w:hideMark/>
            <w:tcPrChange w:id="163" w:author="Pradnya Bharambe" w:date="2026-01-09T08:02:00Z" w16du:dateUtc="2026-01-09T16:02:00Z">
              <w:tcPr>
                <w:tcW w:w="204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pct15" w:color="auto" w:fill="FFFFFF" w:themeFill="background1"/>
                <w:vAlign w:val="bottom"/>
                <w:hideMark/>
              </w:tcPr>
            </w:tcPrChange>
          </w:tcPr>
          <w:p w14:paraId="41E603CB" w14:textId="0826D4F0" w:rsidR="00946C06" w:rsidRPr="004F535A" w:rsidRDefault="00946C06" w:rsidP="00460F1B">
            <w:pPr>
              <w:rPr>
                <w:b/>
                <w:color w:val="FF0000"/>
              </w:rPr>
            </w:pPr>
            <w:r w:rsidRPr="004F535A">
              <w:rPr>
                <w:b/>
                <w:color w:val="FF0000"/>
              </w:rPr>
              <w:t>R Package</w:t>
            </w: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  <w:hideMark/>
            <w:tcPrChange w:id="164" w:author="Pradnya Bharambe" w:date="2026-01-09T08:02:00Z" w16du:dateUtc="2026-01-09T16:02:00Z">
              <w:tcPr>
                <w:tcW w:w="154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pct15" w:color="auto" w:fill="FFFFFF" w:themeFill="background1"/>
                <w:vAlign w:val="bottom"/>
                <w:hideMark/>
              </w:tcPr>
            </w:tcPrChange>
          </w:tcPr>
          <w:p w14:paraId="302C5DB6" w14:textId="4BB32B8C" w:rsidR="00946C06" w:rsidRPr="004F535A" w:rsidRDefault="00946C06" w:rsidP="00460F1B">
            <w:pPr>
              <w:rPr>
                <w:b/>
                <w:color w:val="FF0000"/>
              </w:rPr>
            </w:pPr>
            <w:r w:rsidRPr="004F535A">
              <w:rPr>
                <w:b/>
                <w:color w:val="FF0000"/>
              </w:rPr>
              <w:t>Package version</w:t>
            </w: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  <w:hideMark/>
            <w:tcPrChange w:id="165" w:author="Pradnya Bharambe" w:date="2026-01-09T08:02:00Z" w16du:dateUtc="2026-01-09T16:02:00Z">
              <w:tcPr>
                <w:tcW w:w="574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pct15" w:color="auto" w:fill="FFFFFF" w:themeFill="background1"/>
                <w:vAlign w:val="bottom"/>
                <w:hideMark/>
              </w:tcPr>
            </w:tcPrChange>
          </w:tcPr>
          <w:p w14:paraId="3113D63A" w14:textId="001A4616" w:rsidR="00946C06" w:rsidRPr="004F535A" w:rsidRDefault="00946C06" w:rsidP="00460F1B">
            <w:pPr>
              <w:rPr>
                <w:b/>
                <w:color w:val="FF0000"/>
              </w:rPr>
            </w:pPr>
            <w:del w:id="166" w:author="Pradnya Bharambe" w:date="2026-01-09T08:01:00Z" w16du:dateUtc="2026-01-09T16:01:00Z">
              <w:r w:rsidRPr="004F535A" w:rsidDel="00671139">
                <w:rPr>
                  <w:b/>
                  <w:color w:val="FF0000"/>
                </w:rPr>
                <w:delText>P</w:delText>
              </w:r>
            </w:del>
            <w:del w:id="167" w:author="Pradnya Bharambe" w:date="2026-01-09T08:00:00Z" w16du:dateUtc="2026-01-09T16:00:00Z">
              <w:r w:rsidRPr="004F535A" w:rsidDel="006771D5">
                <w:rPr>
                  <w:b/>
                  <w:color w:val="FF0000"/>
                </w:rPr>
                <w:delText xml:space="preserve">ackage </w:delText>
              </w:r>
            </w:del>
            <w:r w:rsidRPr="004F535A">
              <w:rPr>
                <w:b/>
                <w:color w:val="FF0000"/>
              </w:rPr>
              <w:t>Description</w:t>
            </w:r>
          </w:p>
        </w:tc>
        <w:tc>
          <w:tcPr>
            <w:tcW w:w="2882" w:type="dxa"/>
            <w:shd w:val="clear" w:color="auto" w:fill="D9D9D9" w:themeFill="background1" w:themeFillShade="D9"/>
            <w:tcPrChange w:id="168" w:author="Pradnya Bharambe" w:date="2026-01-09T08:02:00Z" w16du:dateUtc="2026-01-09T16:02:00Z">
              <w:tcPr>
                <w:tcW w:w="5545" w:type="dxa"/>
              </w:tcPr>
            </w:tcPrChange>
          </w:tcPr>
          <w:p w14:paraId="47C45533" w14:textId="25917FC1" w:rsidR="00946C06" w:rsidRPr="004F535A" w:rsidRDefault="00946C06" w:rsidP="00460F1B">
            <w:pPr>
              <w:rPr>
                <w:b/>
                <w:color w:val="FF0000"/>
              </w:rPr>
            </w:pPr>
            <w:ins w:id="169" w:author="Pradnya Bharambe" w:date="2026-01-09T07:59:00Z" w16du:dateUtc="2026-01-09T15:59:00Z">
              <w:r>
                <w:rPr>
                  <w:b/>
                  <w:color w:val="FF0000"/>
                </w:rPr>
                <w:t>Depen</w:t>
              </w:r>
            </w:ins>
            <w:ins w:id="170" w:author="Pradnya Bharambe" w:date="2026-01-09T08:00:00Z" w16du:dateUtc="2026-01-09T16:00:00Z">
              <w:r>
                <w:rPr>
                  <w:b/>
                  <w:color w:val="FF0000"/>
                </w:rPr>
                <w:t xml:space="preserve">dencies </w:t>
              </w:r>
            </w:ins>
          </w:p>
        </w:tc>
      </w:tr>
      <w:tr w:rsidR="00946C06" w:rsidRPr="004F535A" w14:paraId="67E3C920" w14:textId="52054FB5" w:rsidTr="00946C06">
        <w:trPr>
          <w:tblHeader/>
          <w:trPrChange w:id="171" w:author="Pradnya Bharambe" w:date="2026-01-09T07:59:00Z" w16du:dateUtc="2026-01-09T15:59:00Z">
            <w:trPr>
              <w:tblHeader/>
            </w:trPr>
          </w:trPrChange>
        </w:trPr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tcPrChange w:id="172" w:author="Pradnya Bharambe" w:date="2026-01-09T07:59:00Z" w16du:dateUtc="2026-01-09T15:59:00Z">
              <w:tcPr>
                <w:tcW w:w="204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bottom"/>
              </w:tcPr>
            </w:tcPrChange>
          </w:tcPr>
          <w:p w14:paraId="7034D135" w14:textId="77777777" w:rsidR="00946C06" w:rsidRPr="004F535A" w:rsidRDefault="00946C06" w:rsidP="00460F1B">
            <w:pPr>
              <w:rPr>
                <w:color w:val="FF0000"/>
              </w:rPr>
            </w:pPr>
          </w:p>
        </w:tc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tcPrChange w:id="173" w:author="Pradnya Bharambe" w:date="2026-01-09T07:59:00Z" w16du:dateUtc="2026-01-09T15:59:00Z">
              <w:tcPr>
                <w:tcW w:w="1543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bottom"/>
              </w:tcPr>
            </w:tcPrChange>
          </w:tcPr>
          <w:p w14:paraId="354ACA3A" w14:textId="77777777" w:rsidR="00946C06" w:rsidRPr="004F535A" w:rsidRDefault="00946C06" w:rsidP="00460F1B">
            <w:pPr>
              <w:rPr>
                <w:color w:val="FF0000"/>
              </w:rPr>
            </w:pPr>
          </w:p>
        </w:tc>
        <w:tc>
          <w:tcPr>
            <w:tcW w:w="3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tcPrChange w:id="174" w:author="Pradnya Bharambe" w:date="2026-01-09T07:59:00Z" w16du:dateUtc="2026-01-09T15:59:00Z">
              <w:tcPr>
                <w:tcW w:w="574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bottom"/>
              </w:tcPr>
            </w:tcPrChange>
          </w:tcPr>
          <w:p w14:paraId="113CE32C" w14:textId="77777777" w:rsidR="00946C06" w:rsidRPr="004F535A" w:rsidRDefault="00946C06" w:rsidP="00460F1B">
            <w:pPr>
              <w:rPr>
                <w:color w:val="FF0000"/>
              </w:rPr>
            </w:pPr>
          </w:p>
        </w:tc>
        <w:tc>
          <w:tcPr>
            <w:tcW w:w="2882" w:type="dxa"/>
            <w:tcPrChange w:id="175" w:author="Pradnya Bharambe" w:date="2026-01-09T07:59:00Z" w16du:dateUtc="2026-01-09T15:59:00Z">
              <w:tcPr>
                <w:tcW w:w="5545" w:type="dxa"/>
              </w:tcPr>
            </w:tcPrChange>
          </w:tcPr>
          <w:p w14:paraId="30CFA5DA" w14:textId="77777777" w:rsidR="00946C06" w:rsidRPr="004F535A" w:rsidRDefault="00946C06" w:rsidP="00460F1B">
            <w:pPr>
              <w:rPr>
                <w:color w:val="FF0000"/>
              </w:rPr>
            </w:pPr>
          </w:p>
        </w:tc>
      </w:tr>
    </w:tbl>
    <w:p w14:paraId="5B85A693" w14:textId="2DA11937" w:rsidR="004E169C" w:rsidRPr="004F535A" w:rsidDel="00116BCB" w:rsidRDefault="00A143AE" w:rsidP="004E169C">
      <w:pPr>
        <w:pStyle w:val="Heading2"/>
        <w:numPr>
          <w:ilvl w:val="1"/>
          <w:numId w:val="13"/>
        </w:numPr>
        <w:spacing w:after="240"/>
        <w:rPr>
          <w:del w:id="176" w:author="Pradnya Bharambe" w:date="2026-01-09T08:05:00Z" w16du:dateUtc="2026-01-09T16:05:00Z"/>
          <w:color w:val="FF0000"/>
        </w:rPr>
      </w:pPr>
      <w:bookmarkStart w:id="177" w:name="_Toc174576562"/>
      <w:del w:id="178" w:author="Pradnya Bharambe" w:date="2026-01-09T08:05:00Z" w16du:dateUtc="2026-01-09T16:05:00Z">
        <w:r w:rsidRPr="004F535A" w:rsidDel="00116BCB">
          <w:rPr>
            <w:color w:val="FF0000"/>
            <w:lang w:val="en-US"/>
          </w:rPr>
          <w:delText>Open-source R Analysis Packages</w:delText>
        </w:r>
        <w:bookmarkEnd w:id="177"/>
      </w:del>
    </w:p>
    <w:p w14:paraId="31542C65" w14:textId="7CB5AB85" w:rsidR="004E169C" w:rsidRPr="004F535A" w:rsidDel="00116BCB" w:rsidRDefault="004E169C" w:rsidP="004E169C">
      <w:pPr>
        <w:rPr>
          <w:del w:id="179" w:author="Pradnya Bharambe" w:date="2026-01-09T08:05:00Z" w16du:dateUtc="2026-01-09T16:05:00Z"/>
          <w:color w:val="FF0000"/>
        </w:rPr>
      </w:pPr>
      <w:del w:id="180" w:author="Pradnya Bharambe" w:date="2026-01-09T08:05:00Z" w16du:dateUtc="2026-01-09T16:05:00Z">
        <w:r w:rsidRPr="004F535A" w:rsidDel="00116BCB">
          <w:rPr>
            <w:color w:val="FF0000"/>
          </w:rPr>
          <w:delText>(If this section is not used, indicate as not applicable.)</w:delText>
        </w:r>
      </w:del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99"/>
        <w:gridCol w:w="1518"/>
        <w:gridCol w:w="5545"/>
      </w:tblGrid>
      <w:tr w:rsidR="004F535A" w:rsidRPr="004F535A" w:rsidDel="00116BCB" w14:paraId="1FF0DA4C" w14:textId="39BB7139" w:rsidTr="00460F1B">
        <w:trPr>
          <w:tblHeader/>
          <w:del w:id="181" w:author="Pradnya Bharambe" w:date="2026-01-09T08:05:00Z" w16du:dateUtc="2026-01-09T16:05:00Z"/>
        </w:trPr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FFFFFF" w:themeFill="background1"/>
            <w:vAlign w:val="bottom"/>
            <w:hideMark/>
          </w:tcPr>
          <w:p w14:paraId="0537F41D" w14:textId="760BB321" w:rsidR="004E169C" w:rsidRPr="004F535A" w:rsidDel="00116BCB" w:rsidRDefault="004E169C" w:rsidP="00460F1B">
            <w:pPr>
              <w:rPr>
                <w:del w:id="182" w:author="Pradnya Bharambe" w:date="2026-01-09T08:05:00Z" w16du:dateUtc="2026-01-09T16:05:00Z"/>
                <w:b/>
                <w:color w:val="FF0000"/>
              </w:rPr>
            </w:pPr>
            <w:del w:id="183" w:author="Pradnya Bharambe" w:date="2026-01-09T08:05:00Z" w16du:dateUtc="2026-01-09T16:05:00Z">
              <w:r w:rsidRPr="004F535A" w:rsidDel="00116BCB">
                <w:rPr>
                  <w:b/>
                  <w:color w:val="FF0000"/>
                </w:rPr>
                <w:delText>R Package</w:delText>
              </w:r>
            </w:del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FFFFFF" w:themeFill="background1"/>
            <w:vAlign w:val="bottom"/>
            <w:hideMark/>
          </w:tcPr>
          <w:p w14:paraId="4E9CB2B5" w14:textId="7988425F" w:rsidR="004E169C" w:rsidRPr="004F535A" w:rsidDel="00116BCB" w:rsidRDefault="004E169C" w:rsidP="00460F1B">
            <w:pPr>
              <w:rPr>
                <w:del w:id="184" w:author="Pradnya Bharambe" w:date="2026-01-09T08:05:00Z" w16du:dateUtc="2026-01-09T16:05:00Z"/>
                <w:b/>
                <w:color w:val="FF0000"/>
              </w:rPr>
            </w:pPr>
            <w:del w:id="185" w:author="Pradnya Bharambe" w:date="2026-01-09T08:05:00Z" w16du:dateUtc="2026-01-09T16:05:00Z">
              <w:r w:rsidRPr="004F535A" w:rsidDel="00116BCB">
                <w:rPr>
                  <w:b/>
                  <w:color w:val="FF0000"/>
                </w:rPr>
                <w:delText>Package version</w:delText>
              </w:r>
            </w:del>
          </w:p>
        </w:tc>
        <w:tc>
          <w:tcPr>
            <w:tcW w:w="5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FFFFFF" w:themeFill="background1"/>
            <w:vAlign w:val="bottom"/>
            <w:hideMark/>
          </w:tcPr>
          <w:p w14:paraId="6C80B01B" w14:textId="3E9A1F9C" w:rsidR="004E169C" w:rsidRPr="004F535A" w:rsidDel="00116BCB" w:rsidRDefault="004E169C" w:rsidP="00460F1B">
            <w:pPr>
              <w:rPr>
                <w:del w:id="186" w:author="Pradnya Bharambe" w:date="2026-01-09T08:05:00Z" w16du:dateUtc="2026-01-09T16:05:00Z"/>
                <w:b/>
                <w:color w:val="FF0000"/>
              </w:rPr>
            </w:pPr>
            <w:del w:id="187" w:author="Pradnya Bharambe" w:date="2026-01-09T08:05:00Z" w16du:dateUtc="2026-01-09T16:05:00Z">
              <w:r w:rsidRPr="004F535A" w:rsidDel="00116BCB">
                <w:rPr>
                  <w:b/>
                  <w:color w:val="FF0000"/>
                </w:rPr>
                <w:delText>Package Description</w:delText>
              </w:r>
            </w:del>
          </w:p>
        </w:tc>
      </w:tr>
      <w:tr w:rsidR="004E169C" w:rsidDel="00116BCB" w14:paraId="4FE8FE4D" w14:textId="2CBB8322" w:rsidTr="00460F1B">
        <w:trPr>
          <w:tblHeader/>
          <w:del w:id="188" w:author="Pradnya Bharambe" w:date="2026-01-09T08:05:00Z" w16du:dateUtc="2026-01-09T16:05:00Z"/>
        </w:trPr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F34B08" w14:textId="66F37178" w:rsidR="004E169C" w:rsidRPr="00460F1B" w:rsidDel="00116BCB" w:rsidRDefault="004E169C" w:rsidP="00460F1B">
            <w:pPr>
              <w:rPr>
                <w:del w:id="189" w:author="Pradnya Bharambe" w:date="2026-01-09T08:05:00Z" w16du:dateUtc="2026-01-09T16:05:00Z"/>
              </w:rPr>
            </w:pPr>
          </w:p>
        </w:tc>
        <w:tc>
          <w:tcPr>
            <w:tcW w:w="1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925F4E" w14:textId="2454F9AA" w:rsidR="004E169C" w:rsidRPr="00460F1B" w:rsidDel="00116BCB" w:rsidRDefault="004E169C" w:rsidP="00460F1B">
            <w:pPr>
              <w:rPr>
                <w:del w:id="190" w:author="Pradnya Bharambe" w:date="2026-01-09T08:05:00Z" w16du:dateUtc="2026-01-09T16:05:00Z"/>
              </w:rPr>
            </w:pPr>
          </w:p>
        </w:tc>
        <w:tc>
          <w:tcPr>
            <w:tcW w:w="5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5EEE4E" w14:textId="6AFAA5E7" w:rsidR="004E169C" w:rsidRPr="00460F1B" w:rsidDel="00116BCB" w:rsidRDefault="004E169C" w:rsidP="00460F1B">
            <w:pPr>
              <w:rPr>
                <w:del w:id="191" w:author="Pradnya Bharambe" w:date="2026-01-09T08:05:00Z" w16du:dateUtc="2026-01-09T16:05:00Z"/>
              </w:rPr>
            </w:pPr>
          </w:p>
        </w:tc>
      </w:tr>
    </w:tbl>
    <w:p w14:paraId="6C1B629C" w14:textId="77777777" w:rsidR="005C4032" w:rsidDel="00B754CE" w:rsidRDefault="005C4032" w:rsidP="00E97C7D">
      <w:pPr>
        <w:pStyle w:val="Heading1"/>
        <w:numPr>
          <w:ilvl w:val="0"/>
          <w:numId w:val="0"/>
        </w:numPr>
        <w:ind w:left="360"/>
        <w:rPr>
          <w:del w:id="192" w:author="Pradnya Bharambe" w:date="2026-01-09T08:05:00Z" w16du:dateUtc="2026-01-09T16:05:00Z"/>
        </w:rPr>
      </w:pPr>
    </w:p>
    <w:p w14:paraId="2E010DC4" w14:textId="30A27EB4" w:rsidR="00B754CE" w:rsidRPr="00B754CE" w:rsidRDefault="00B754CE" w:rsidP="00B754CE">
      <w:pPr>
        <w:rPr>
          <w:ins w:id="193" w:author="Pradnya Bharambe" w:date="2026-01-09T21:17:00Z" w16du:dateUtc="2026-01-10T05:17:00Z"/>
          <w:lang w:val="x-none" w:eastAsia="x-none"/>
          <w:rPrChange w:id="194" w:author="Pradnya Bharambe" w:date="2026-01-09T21:17:00Z" w16du:dateUtc="2026-01-10T05:17:00Z">
            <w:rPr>
              <w:ins w:id="195" w:author="Pradnya Bharambe" w:date="2026-01-09T21:17:00Z" w16du:dateUtc="2026-01-10T05:17:00Z"/>
              <w:lang w:eastAsia="x-none"/>
            </w:rPr>
          </w:rPrChange>
        </w:rPr>
        <w:sectPr w:rsidR="00B754CE" w:rsidRPr="00B754CE" w:rsidSect="00674A65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 w:code="1"/>
          <w:pgMar w:top="1440" w:right="1440" w:bottom="1440" w:left="1440" w:header="1008" w:footer="1008" w:gutter="0"/>
          <w:cols w:space="720"/>
          <w:titlePg/>
          <w:docGrid w:linePitch="360"/>
        </w:sectPr>
      </w:pPr>
    </w:p>
    <w:p w14:paraId="511D7937" w14:textId="0A6B7BB0" w:rsidR="00B77420" w:rsidRPr="00C310C8" w:rsidRDefault="00B77420" w:rsidP="00E97C7D">
      <w:pPr>
        <w:pStyle w:val="Heading1"/>
        <w:numPr>
          <w:ilvl w:val="0"/>
          <w:numId w:val="0"/>
        </w:numPr>
        <w:ind w:left="360"/>
        <w:rPr>
          <w:color w:val="FF0000"/>
        </w:rPr>
      </w:pPr>
      <w:bookmarkStart w:id="196" w:name="_Toc173754630"/>
      <w:bookmarkStart w:id="197" w:name="_Toc174576563"/>
      <w:r w:rsidRPr="00C310C8">
        <w:rPr>
          <w:color w:val="FF0000"/>
        </w:rPr>
        <w:lastRenderedPageBreak/>
        <w:t>Appendix I: Lab Reference Ranges</w:t>
      </w:r>
      <w:bookmarkEnd w:id="196"/>
      <w:r w:rsidRPr="00C310C8">
        <w:rPr>
          <w:color w:val="FF0000"/>
        </w:rPr>
        <w:t xml:space="preserve"> for Specific Populations</w:t>
      </w:r>
      <w:r w:rsidR="00331105" w:rsidRPr="00C310C8">
        <w:rPr>
          <w:color w:val="FF0000"/>
        </w:rPr>
        <w:t xml:space="preserve"> Supporting Analysis</w:t>
      </w:r>
      <w:bookmarkEnd w:id="197"/>
    </w:p>
    <w:p w14:paraId="72C01C07" w14:textId="77777777" w:rsidR="00B77420" w:rsidRPr="00B116BB" w:rsidRDefault="00B77420" w:rsidP="00B77420">
      <w:pPr>
        <w:rPr>
          <w:color w:val="FF0000"/>
        </w:rPr>
      </w:pPr>
      <w:r>
        <w:rPr>
          <w:lang w:val="x-none" w:eastAsia="x-none"/>
        </w:rPr>
        <w:t xml:space="preserve">     </w:t>
      </w:r>
    </w:p>
    <w:tbl>
      <w:tblPr>
        <w:tblW w:w="12307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867"/>
        <w:gridCol w:w="1440"/>
        <w:gridCol w:w="2340"/>
        <w:gridCol w:w="1170"/>
        <w:gridCol w:w="3420"/>
        <w:gridCol w:w="2070"/>
      </w:tblGrid>
      <w:tr w:rsidR="00B77420" w:rsidRPr="00B116BB" w14:paraId="43C1B179" w14:textId="77777777" w:rsidTr="003C105C">
        <w:trPr>
          <w:cantSplit/>
          <w:tblHeader/>
        </w:trPr>
        <w:tc>
          <w:tcPr>
            <w:tcW w:w="1867" w:type="dxa"/>
            <w:shd w:val="clear" w:color="auto" w:fill="D9D9D9"/>
            <w:vAlign w:val="bottom"/>
          </w:tcPr>
          <w:p w14:paraId="4F002BB5" w14:textId="460BAC13" w:rsidR="00B77420" w:rsidRPr="00B116BB" w:rsidRDefault="008A6A19" w:rsidP="006F17EA">
            <w:pPr>
              <w:spacing w:line="240" w:lineRule="auto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Parameter</w:t>
            </w:r>
            <w:r w:rsidRPr="00B116BB">
              <w:rPr>
                <w:b/>
                <w:color w:val="FF0000"/>
              </w:rPr>
              <w:t xml:space="preserve"> Name</w:t>
            </w:r>
          </w:p>
        </w:tc>
        <w:tc>
          <w:tcPr>
            <w:tcW w:w="1440" w:type="dxa"/>
            <w:shd w:val="clear" w:color="auto" w:fill="D9D9D9"/>
            <w:vAlign w:val="bottom"/>
          </w:tcPr>
          <w:p w14:paraId="54999FA3" w14:textId="17E9CE36" w:rsidR="00B77420" w:rsidRPr="00B116BB" w:rsidRDefault="008A6A19" w:rsidP="006F17EA">
            <w:pPr>
              <w:spacing w:line="240" w:lineRule="auto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Parameter</w:t>
            </w:r>
            <w:r w:rsidRPr="00B116BB">
              <w:rPr>
                <w:b/>
                <w:color w:val="FF0000"/>
              </w:rPr>
              <w:t xml:space="preserve"> </w:t>
            </w:r>
            <w:r>
              <w:rPr>
                <w:b/>
                <w:color w:val="FF0000"/>
              </w:rPr>
              <w:t>Code</w:t>
            </w:r>
          </w:p>
        </w:tc>
        <w:tc>
          <w:tcPr>
            <w:tcW w:w="2340" w:type="dxa"/>
            <w:shd w:val="clear" w:color="auto" w:fill="D9D9D9"/>
            <w:vAlign w:val="bottom"/>
          </w:tcPr>
          <w:p w14:paraId="17B169A2" w14:textId="77777777" w:rsidR="00B77420" w:rsidRPr="00B116BB" w:rsidRDefault="00B77420" w:rsidP="004574A7">
            <w:pPr>
              <w:spacing w:before="0" w:line="240" w:lineRule="auto"/>
              <w:rPr>
                <w:b/>
                <w:color w:val="FF0000"/>
              </w:rPr>
            </w:pPr>
            <w:r w:rsidRPr="00B116BB">
              <w:rPr>
                <w:b/>
                <w:color w:val="FF0000"/>
              </w:rPr>
              <w:t>Unit System</w:t>
            </w:r>
          </w:p>
          <w:p w14:paraId="0C2E1FA1" w14:textId="77777777" w:rsidR="00B77420" w:rsidRPr="00B116BB" w:rsidRDefault="00B77420" w:rsidP="004574A7">
            <w:pPr>
              <w:spacing w:before="0" w:line="240" w:lineRule="auto"/>
              <w:rPr>
                <w:b/>
                <w:color w:val="FF0000"/>
              </w:rPr>
            </w:pPr>
            <w:r w:rsidRPr="00B116BB">
              <w:rPr>
                <w:b/>
                <w:color w:val="FF0000"/>
              </w:rPr>
              <w:t>(SI or Conventional)</w:t>
            </w:r>
          </w:p>
        </w:tc>
        <w:tc>
          <w:tcPr>
            <w:tcW w:w="1170" w:type="dxa"/>
            <w:shd w:val="clear" w:color="auto" w:fill="D9D9D9"/>
          </w:tcPr>
          <w:p w14:paraId="60802AAB" w14:textId="77777777" w:rsidR="00B77420" w:rsidRPr="00B116BB" w:rsidRDefault="00B77420" w:rsidP="006F17EA">
            <w:pPr>
              <w:spacing w:line="240" w:lineRule="auto"/>
              <w:rPr>
                <w:b/>
                <w:color w:val="FF0000"/>
              </w:rPr>
            </w:pPr>
            <w:r w:rsidRPr="00B116BB">
              <w:rPr>
                <w:b/>
                <w:color w:val="FF0000"/>
              </w:rPr>
              <w:t>Domain</w:t>
            </w:r>
          </w:p>
        </w:tc>
        <w:tc>
          <w:tcPr>
            <w:tcW w:w="3420" w:type="dxa"/>
            <w:shd w:val="clear" w:color="auto" w:fill="D9D9D9"/>
          </w:tcPr>
          <w:p w14:paraId="2FF1D164" w14:textId="77777777" w:rsidR="00B77420" w:rsidRPr="00B116BB" w:rsidRDefault="00B77420" w:rsidP="006F17EA">
            <w:pPr>
              <w:spacing w:line="240" w:lineRule="auto"/>
              <w:rPr>
                <w:b/>
                <w:color w:val="FF0000"/>
              </w:rPr>
            </w:pPr>
            <w:r w:rsidRPr="00B116BB">
              <w:rPr>
                <w:b/>
                <w:color w:val="FF0000"/>
              </w:rPr>
              <w:t>Population</w:t>
            </w:r>
          </w:p>
        </w:tc>
        <w:tc>
          <w:tcPr>
            <w:tcW w:w="2070" w:type="dxa"/>
            <w:shd w:val="clear" w:color="auto" w:fill="D9D9D9"/>
          </w:tcPr>
          <w:p w14:paraId="6AFAB90D" w14:textId="77777777" w:rsidR="00B77420" w:rsidRPr="00B116BB" w:rsidRDefault="00B77420" w:rsidP="006F17EA">
            <w:pPr>
              <w:spacing w:line="240" w:lineRule="auto"/>
              <w:rPr>
                <w:b/>
                <w:color w:val="FF0000"/>
              </w:rPr>
            </w:pPr>
            <w:r w:rsidRPr="00B116BB">
              <w:rPr>
                <w:b/>
                <w:color w:val="FF0000"/>
              </w:rPr>
              <w:t>Reference Range</w:t>
            </w:r>
          </w:p>
          <w:p w14:paraId="2F9A0BC1" w14:textId="77777777" w:rsidR="00B77420" w:rsidRPr="00B116BB" w:rsidRDefault="00B77420" w:rsidP="004574A7">
            <w:pPr>
              <w:spacing w:before="0" w:line="240" w:lineRule="auto"/>
              <w:rPr>
                <w:b/>
                <w:color w:val="FF0000"/>
              </w:rPr>
            </w:pPr>
            <w:r w:rsidRPr="00B116BB">
              <w:rPr>
                <w:b/>
                <w:color w:val="FF0000"/>
              </w:rPr>
              <w:t>(Low – High)</w:t>
            </w:r>
          </w:p>
        </w:tc>
      </w:tr>
      <w:tr w:rsidR="00B77420" w:rsidRPr="00B116BB" w14:paraId="17F6616D" w14:textId="77777777" w:rsidTr="003C105C">
        <w:trPr>
          <w:cantSplit/>
        </w:trPr>
        <w:tc>
          <w:tcPr>
            <w:tcW w:w="1867" w:type="dxa"/>
          </w:tcPr>
          <w:p w14:paraId="78C237EF" w14:textId="77777777" w:rsidR="00B77420" w:rsidRPr="00B116BB" w:rsidRDefault="00B77420" w:rsidP="006F17EA">
            <w:pPr>
              <w:spacing w:line="240" w:lineRule="auto"/>
              <w:rPr>
                <w:color w:val="FF0000"/>
              </w:rPr>
            </w:pPr>
          </w:p>
        </w:tc>
        <w:tc>
          <w:tcPr>
            <w:tcW w:w="1440" w:type="dxa"/>
          </w:tcPr>
          <w:p w14:paraId="4DE8C8E1" w14:textId="77777777" w:rsidR="00B77420" w:rsidRPr="00B116BB" w:rsidRDefault="00B77420" w:rsidP="006F17EA">
            <w:pPr>
              <w:spacing w:line="240" w:lineRule="auto"/>
              <w:rPr>
                <w:color w:val="FF0000"/>
              </w:rPr>
            </w:pPr>
          </w:p>
        </w:tc>
        <w:tc>
          <w:tcPr>
            <w:tcW w:w="2340" w:type="dxa"/>
          </w:tcPr>
          <w:p w14:paraId="24EC69D6" w14:textId="77777777" w:rsidR="00B77420" w:rsidRPr="00B116BB" w:rsidRDefault="00B77420" w:rsidP="006F17EA">
            <w:pPr>
              <w:spacing w:line="240" w:lineRule="auto"/>
              <w:rPr>
                <w:color w:val="FF0000"/>
              </w:rPr>
            </w:pPr>
          </w:p>
        </w:tc>
        <w:tc>
          <w:tcPr>
            <w:tcW w:w="1170" w:type="dxa"/>
          </w:tcPr>
          <w:p w14:paraId="1CA4F11D" w14:textId="77777777" w:rsidR="00B77420" w:rsidRPr="00B116BB" w:rsidRDefault="00B77420" w:rsidP="006F17EA">
            <w:pPr>
              <w:spacing w:line="240" w:lineRule="auto"/>
              <w:rPr>
                <w:color w:val="FF0000"/>
              </w:rPr>
            </w:pPr>
          </w:p>
        </w:tc>
        <w:tc>
          <w:tcPr>
            <w:tcW w:w="3420" w:type="dxa"/>
          </w:tcPr>
          <w:p w14:paraId="7EC2AC1D" w14:textId="77777777" w:rsidR="00B77420" w:rsidRPr="00B116BB" w:rsidRDefault="00B77420" w:rsidP="006F17EA">
            <w:pPr>
              <w:spacing w:line="240" w:lineRule="auto"/>
              <w:rPr>
                <w:color w:val="FF0000"/>
              </w:rPr>
            </w:pPr>
          </w:p>
        </w:tc>
        <w:tc>
          <w:tcPr>
            <w:tcW w:w="2070" w:type="dxa"/>
          </w:tcPr>
          <w:p w14:paraId="0D51D8C9" w14:textId="77777777" w:rsidR="00B77420" w:rsidRPr="00B116BB" w:rsidRDefault="00B77420" w:rsidP="006F17EA">
            <w:pPr>
              <w:spacing w:line="240" w:lineRule="auto"/>
              <w:rPr>
                <w:color w:val="FF0000"/>
              </w:rPr>
            </w:pPr>
          </w:p>
        </w:tc>
      </w:tr>
      <w:tr w:rsidR="00B77420" w:rsidRPr="00B116BB" w14:paraId="34FC746F" w14:textId="77777777" w:rsidTr="003C105C">
        <w:trPr>
          <w:cantSplit/>
        </w:trPr>
        <w:tc>
          <w:tcPr>
            <w:tcW w:w="1867" w:type="dxa"/>
          </w:tcPr>
          <w:p w14:paraId="6204543C" w14:textId="77777777" w:rsidR="00B77420" w:rsidRPr="00B116BB" w:rsidRDefault="00B77420" w:rsidP="006F17EA">
            <w:pPr>
              <w:spacing w:line="240" w:lineRule="auto"/>
              <w:rPr>
                <w:color w:val="FF0000"/>
              </w:rPr>
            </w:pPr>
          </w:p>
        </w:tc>
        <w:tc>
          <w:tcPr>
            <w:tcW w:w="1440" w:type="dxa"/>
          </w:tcPr>
          <w:p w14:paraId="5B206021" w14:textId="77777777" w:rsidR="00B77420" w:rsidRPr="00B116BB" w:rsidRDefault="00B77420" w:rsidP="006F17EA">
            <w:pPr>
              <w:spacing w:line="240" w:lineRule="auto"/>
              <w:rPr>
                <w:color w:val="FF0000"/>
              </w:rPr>
            </w:pPr>
          </w:p>
        </w:tc>
        <w:tc>
          <w:tcPr>
            <w:tcW w:w="2340" w:type="dxa"/>
          </w:tcPr>
          <w:p w14:paraId="2C01A84C" w14:textId="77777777" w:rsidR="00B77420" w:rsidRPr="00B116BB" w:rsidRDefault="00B77420" w:rsidP="006F17EA">
            <w:pPr>
              <w:spacing w:line="240" w:lineRule="auto"/>
              <w:rPr>
                <w:color w:val="FF0000"/>
              </w:rPr>
            </w:pPr>
          </w:p>
        </w:tc>
        <w:tc>
          <w:tcPr>
            <w:tcW w:w="1170" w:type="dxa"/>
          </w:tcPr>
          <w:p w14:paraId="56A229F3" w14:textId="77777777" w:rsidR="00B77420" w:rsidRPr="00B116BB" w:rsidRDefault="00B77420" w:rsidP="006F17EA">
            <w:pPr>
              <w:spacing w:line="240" w:lineRule="auto"/>
              <w:rPr>
                <w:color w:val="FF0000"/>
              </w:rPr>
            </w:pPr>
          </w:p>
        </w:tc>
        <w:tc>
          <w:tcPr>
            <w:tcW w:w="3420" w:type="dxa"/>
          </w:tcPr>
          <w:p w14:paraId="26302DEA" w14:textId="77777777" w:rsidR="00B77420" w:rsidRPr="00B116BB" w:rsidRDefault="00B77420" w:rsidP="006F17EA">
            <w:pPr>
              <w:spacing w:line="240" w:lineRule="auto"/>
              <w:rPr>
                <w:color w:val="FF0000"/>
              </w:rPr>
            </w:pPr>
          </w:p>
        </w:tc>
        <w:tc>
          <w:tcPr>
            <w:tcW w:w="2070" w:type="dxa"/>
          </w:tcPr>
          <w:p w14:paraId="215E2D4C" w14:textId="77777777" w:rsidR="00B77420" w:rsidRPr="00B116BB" w:rsidRDefault="00B77420" w:rsidP="006F17EA">
            <w:pPr>
              <w:spacing w:line="240" w:lineRule="auto"/>
              <w:rPr>
                <w:color w:val="FF0000"/>
              </w:rPr>
            </w:pPr>
          </w:p>
        </w:tc>
      </w:tr>
      <w:tr w:rsidR="00B77420" w:rsidRPr="00B116BB" w14:paraId="6614C267" w14:textId="77777777" w:rsidTr="003C105C">
        <w:trPr>
          <w:cantSplit/>
        </w:trPr>
        <w:tc>
          <w:tcPr>
            <w:tcW w:w="1867" w:type="dxa"/>
          </w:tcPr>
          <w:p w14:paraId="540B862A" w14:textId="77777777" w:rsidR="00B77420" w:rsidRPr="00B116BB" w:rsidRDefault="00B77420" w:rsidP="006F17EA">
            <w:pPr>
              <w:spacing w:line="240" w:lineRule="auto"/>
              <w:rPr>
                <w:color w:val="FF0000"/>
              </w:rPr>
            </w:pPr>
          </w:p>
        </w:tc>
        <w:tc>
          <w:tcPr>
            <w:tcW w:w="1440" w:type="dxa"/>
          </w:tcPr>
          <w:p w14:paraId="5926C9CE" w14:textId="77777777" w:rsidR="00B77420" w:rsidRPr="00B116BB" w:rsidRDefault="00B77420" w:rsidP="006F17EA">
            <w:pPr>
              <w:spacing w:line="240" w:lineRule="auto"/>
              <w:rPr>
                <w:color w:val="FF0000"/>
              </w:rPr>
            </w:pPr>
          </w:p>
        </w:tc>
        <w:tc>
          <w:tcPr>
            <w:tcW w:w="2340" w:type="dxa"/>
          </w:tcPr>
          <w:p w14:paraId="11B57610" w14:textId="77777777" w:rsidR="00B77420" w:rsidRPr="00B116BB" w:rsidRDefault="00B77420" w:rsidP="006F17EA">
            <w:pPr>
              <w:spacing w:line="240" w:lineRule="auto"/>
              <w:rPr>
                <w:color w:val="FF0000"/>
              </w:rPr>
            </w:pPr>
          </w:p>
        </w:tc>
        <w:tc>
          <w:tcPr>
            <w:tcW w:w="1170" w:type="dxa"/>
          </w:tcPr>
          <w:p w14:paraId="797F09F1" w14:textId="77777777" w:rsidR="00B77420" w:rsidRPr="00B116BB" w:rsidRDefault="00B77420" w:rsidP="006F17EA">
            <w:pPr>
              <w:spacing w:line="240" w:lineRule="auto"/>
              <w:rPr>
                <w:color w:val="FF0000"/>
              </w:rPr>
            </w:pPr>
          </w:p>
        </w:tc>
        <w:tc>
          <w:tcPr>
            <w:tcW w:w="3420" w:type="dxa"/>
          </w:tcPr>
          <w:p w14:paraId="19AD635B" w14:textId="77777777" w:rsidR="00B77420" w:rsidRPr="00B116BB" w:rsidRDefault="00B77420" w:rsidP="006F17EA">
            <w:pPr>
              <w:spacing w:line="240" w:lineRule="auto"/>
              <w:rPr>
                <w:color w:val="FF0000"/>
              </w:rPr>
            </w:pPr>
          </w:p>
        </w:tc>
        <w:tc>
          <w:tcPr>
            <w:tcW w:w="2070" w:type="dxa"/>
          </w:tcPr>
          <w:p w14:paraId="2BC956D4" w14:textId="77777777" w:rsidR="00B77420" w:rsidRPr="00B116BB" w:rsidRDefault="00B77420" w:rsidP="006F17EA">
            <w:pPr>
              <w:spacing w:line="240" w:lineRule="auto"/>
              <w:rPr>
                <w:color w:val="FF0000"/>
              </w:rPr>
            </w:pPr>
          </w:p>
        </w:tc>
      </w:tr>
      <w:tr w:rsidR="00B77420" w:rsidRPr="00B116BB" w14:paraId="708C9385" w14:textId="77777777" w:rsidTr="003C105C">
        <w:trPr>
          <w:cantSplit/>
        </w:trPr>
        <w:tc>
          <w:tcPr>
            <w:tcW w:w="1867" w:type="dxa"/>
          </w:tcPr>
          <w:p w14:paraId="4572DCE2" w14:textId="77777777" w:rsidR="00B77420" w:rsidRPr="00B116BB" w:rsidRDefault="00B77420" w:rsidP="006F17EA">
            <w:pPr>
              <w:spacing w:line="240" w:lineRule="auto"/>
              <w:rPr>
                <w:color w:val="FF0000"/>
              </w:rPr>
            </w:pPr>
          </w:p>
        </w:tc>
        <w:tc>
          <w:tcPr>
            <w:tcW w:w="1440" w:type="dxa"/>
          </w:tcPr>
          <w:p w14:paraId="6290A06B" w14:textId="77777777" w:rsidR="00B77420" w:rsidRPr="00B116BB" w:rsidRDefault="00B77420" w:rsidP="006F17EA">
            <w:pPr>
              <w:spacing w:line="240" w:lineRule="auto"/>
              <w:rPr>
                <w:color w:val="FF0000"/>
              </w:rPr>
            </w:pPr>
          </w:p>
        </w:tc>
        <w:tc>
          <w:tcPr>
            <w:tcW w:w="2340" w:type="dxa"/>
          </w:tcPr>
          <w:p w14:paraId="494FC13C" w14:textId="77777777" w:rsidR="00B77420" w:rsidRPr="00B116BB" w:rsidRDefault="00B77420" w:rsidP="006F17EA">
            <w:pPr>
              <w:spacing w:line="240" w:lineRule="auto"/>
              <w:rPr>
                <w:color w:val="FF0000"/>
              </w:rPr>
            </w:pPr>
          </w:p>
        </w:tc>
        <w:tc>
          <w:tcPr>
            <w:tcW w:w="1170" w:type="dxa"/>
          </w:tcPr>
          <w:p w14:paraId="13B4FDC8" w14:textId="77777777" w:rsidR="00B77420" w:rsidRPr="00B116BB" w:rsidRDefault="00B77420" w:rsidP="006F17EA">
            <w:pPr>
              <w:spacing w:line="240" w:lineRule="auto"/>
              <w:rPr>
                <w:color w:val="FF0000"/>
              </w:rPr>
            </w:pPr>
          </w:p>
        </w:tc>
        <w:tc>
          <w:tcPr>
            <w:tcW w:w="3420" w:type="dxa"/>
          </w:tcPr>
          <w:p w14:paraId="2178931C" w14:textId="77777777" w:rsidR="00B77420" w:rsidRPr="00B116BB" w:rsidRDefault="00B77420" w:rsidP="006F17EA">
            <w:pPr>
              <w:spacing w:line="240" w:lineRule="auto"/>
              <w:rPr>
                <w:color w:val="FF0000"/>
              </w:rPr>
            </w:pPr>
          </w:p>
        </w:tc>
        <w:tc>
          <w:tcPr>
            <w:tcW w:w="2070" w:type="dxa"/>
          </w:tcPr>
          <w:p w14:paraId="29B06E84" w14:textId="77777777" w:rsidR="00B77420" w:rsidRPr="00B116BB" w:rsidRDefault="00B77420" w:rsidP="006F17EA">
            <w:pPr>
              <w:spacing w:line="240" w:lineRule="auto"/>
              <w:rPr>
                <w:color w:val="FF0000"/>
              </w:rPr>
            </w:pPr>
          </w:p>
        </w:tc>
      </w:tr>
    </w:tbl>
    <w:p w14:paraId="5C043FCA" w14:textId="77777777" w:rsidR="00B77420" w:rsidRDefault="00B77420" w:rsidP="00B77420"/>
    <w:p w14:paraId="28A505C6" w14:textId="56B2206B" w:rsidR="00E96730" w:rsidRPr="00BE1E37" w:rsidRDefault="0079517E" w:rsidP="008950F1">
      <w:pPr>
        <w:pStyle w:val="Heading1"/>
        <w:numPr>
          <w:ilvl w:val="0"/>
          <w:numId w:val="0"/>
        </w:numPr>
        <w:ind w:left="360"/>
      </w:pPr>
      <w:bookmarkStart w:id="198" w:name="_Toc174576512"/>
      <w:bookmarkStart w:id="199" w:name="_Toc174576564"/>
      <w:bookmarkEnd w:id="198"/>
      <w:r w:rsidRPr="00BE1E37">
        <w:t>Appendix II</w:t>
      </w:r>
      <w:bookmarkEnd w:id="199"/>
    </w:p>
    <w:p w14:paraId="1470B304" w14:textId="03FA3C0D" w:rsidR="00B77420" w:rsidRPr="008950F1" w:rsidRDefault="00001AC2" w:rsidP="00CB5BE2">
      <w:pPr>
        <w:rPr>
          <w:sz w:val="28"/>
          <w:szCs w:val="28"/>
          <w:lang w:eastAsia="x-none"/>
        </w:rPr>
        <w:sectPr w:rsidR="00B77420" w:rsidRPr="008950F1" w:rsidSect="0018630C">
          <w:headerReference w:type="even" r:id="rId15"/>
          <w:headerReference w:type="default" r:id="rId16"/>
          <w:footerReference w:type="default" r:id="rId17"/>
          <w:headerReference w:type="first" r:id="rId18"/>
          <w:pgSz w:w="15840" w:h="12240" w:orient="landscape" w:code="1"/>
          <w:pgMar w:top="1440" w:right="1440" w:bottom="1440" w:left="1440" w:header="1008" w:footer="1008" w:gutter="0"/>
          <w:cols w:space="720"/>
          <w:titlePg/>
          <w:docGrid w:linePitch="360"/>
        </w:sectPr>
      </w:pPr>
      <w:r>
        <w:rPr>
          <w:lang w:eastAsia="x-none"/>
        </w:rPr>
        <w:t>(insert text here or remove this section)</w:t>
      </w:r>
    </w:p>
    <w:tbl>
      <w:tblPr>
        <w:tblW w:w="0" w:type="auto"/>
        <w:tblBorders>
          <w:top w:val="single" w:sz="24" w:space="0" w:color="auto"/>
          <w:bottom w:val="single" w:sz="2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CB5BE2" w:rsidRPr="00D36ED9" w14:paraId="388005A6" w14:textId="77777777" w:rsidTr="009F2F66">
        <w:tc>
          <w:tcPr>
            <w:tcW w:w="9576" w:type="dxa"/>
          </w:tcPr>
          <w:p w14:paraId="42906503" w14:textId="77777777" w:rsidR="00CB5BE2" w:rsidRPr="00FA3439" w:rsidRDefault="00CB5BE2" w:rsidP="00FA3439">
            <w:pPr>
              <w:pStyle w:val="Heading1"/>
              <w:numPr>
                <w:ilvl w:val="0"/>
                <w:numId w:val="0"/>
              </w:numPr>
              <w:spacing w:before="0"/>
              <w:ind w:hanging="18"/>
              <w:rPr>
                <w:sz w:val="40"/>
                <w:szCs w:val="40"/>
              </w:rPr>
            </w:pPr>
            <w:bookmarkStart w:id="200" w:name="_Toc174576565"/>
            <w:r w:rsidRPr="00FA3439">
              <w:rPr>
                <w:sz w:val="40"/>
                <w:szCs w:val="40"/>
              </w:rPr>
              <w:lastRenderedPageBreak/>
              <w:t>Legacy Data Conversion Plan and Report Appendix</w:t>
            </w:r>
            <w:bookmarkEnd w:id="200"/>
          </w:p>
        </w:tc>
      </w:tr>
    </w:tbl>
    <w:p w14:paraId="226577D0" w14:textId="77777777" w:rsidR="009F2F66" w:rsidRDefault="009F2F66" w:rsidP="00970676">
      <w:pPr>
        <w:pStyle w:val="Heading1"/>
        <w:numPr>
          <w:ilvl w:val="0"/>
          <w:numId w:val="0"/>
        </w:numPr>
        <w:spacing w:before="0"/>
        <w:ind w:left="360"/>
      </w:pPr>
    </w:p>
    <w:p w14:paraId="29B23D7B" w14:textId="77777777" w:rsidR="00970676" w:rsidRDefault="00970676" w:rsidP="00970676">
      <w:pPr>
        <w:pStyle w:val="Heading1"/>
        <w:numPr>
          <w:ilvl w:val="0"/>
          <w:numId w:val="12"/>
        </w:numPr>
        <w:spacing w:before="120" w:after="240"/>
        <w:rPr>
          <w:lang w:val="en-US"/>
        </w:rPr>
      </w:pPr>
      <w:bookmarkStart w:id="201" w:name="_Toc499638024"/>
      <w:bookmarkStart w:id="202" w:name="_Toc174576566"/>
      <w:r>
        <w:rPr>
          <w:lang w:val="en-US"/>
        </w:rPr>
        <w:t>Purpose</w:t>
      </w:r>
      <w:bookmarkEnd w:id="201"/>
      <w:bookmarkEnd w:id="202"/>
    </w:p>
    <w:p w14:paraId="6F740702" w14:textId="6CF4A1BE" w:rsidR="00970676" w:rsidRDefault="00970676" w:rsidP="00970676">
      <w:pPr>
        <w:rPr>
          <w:lang w:eastAsia="x-none"/>
        </w:rPr>
      </w:pPr>
      <w:r>
        <w:rPr>
          <w:lang w:eastAsia="x-none"/>
        </w:rPr>
        <w:t>The purpose of this appendix is to document the</w:t>
      </w:r>
      <w:r w:rsidR="00E021AD">
        <w:rPr>
          <w:lang w:eastAsia="x-none"/>
        </w:rPr>
        <w:t xml:space="preserve"> traceability of </w:t>
      </w:r>
      <w:r w:rsidR="00372AFF">
        <w:rPr>
          <w:lang w:eastAsia="x-none"/>
        </w:rPr>
        <w:t xml:space="preserve">key </w:t>
      </w:r>
      <w:r w:rsidR="00E021AD">
        <w:rPr>
          <w:lang w:eastAsia="x-none"/>
        </w:rPr>
        <w:t xml:space="preserve">output analysis results with </w:t>
      </w:r>
      <w:proofErr w:type="spellStart"/>
      <w:r w:rsidR="00E021AD">
        <w:rPr>
          <w:lang w:eastAsia="x-none"/>
        </w:rPr>
        <w:t>AD</w:t>
      </w:r>
      <w:r w:rsidR="00260EC2">
        <w:rPr>
          <w:lang w:eastAsia="x-none"/>
        </w:rPr>
        <w:t>a</w:t>
      </w:r>
      <w:r w:rsidR="00E021AD">
        <w:rPr>
          <w:lang w:eastAsia="x-none"/>
        </w:rPr>
        <w:t>M</w:t>
      </w:r>
      <w:proofErr w:type="spellEnd"/>
      <w:r w:rsidR="00E021AD">
        <w:rPr>
          <w:lang w:eastAsia="x-none"/>
        </w:rPr>
        <w:t xml:space="preserve"> when the analysis results were generated using a legacy process.</w:t>
      </w:r>
      <w:r w:rsidR="00682CDC">
        <w:rPr>
          <w:lang w:eastAsia="x-none"/>
        </w:rPr>
        <w:t xml:space="preserve"> </w:t>
      </w:r>
      <w:r w:rsidR="00372AFF">
        <w:rPr>
          <w:lang w:eastAsia="x-none"/>
        </w:rPr>
        <w:t xml:space="preserve">  </w:t>
      </w:r>
    </w:p>
    <w:p w14:paraId="1A79E299" w14:textId="4D9967DB" w:rsidR="00E3067C" w:rsidRDefault="00E3067C" w:rsidP="00E3067C">
      <w:r>
        <w:t xml:space="preserve">Because of transformations required during </w:t>
      </w:r>
      <w:proofErr w:type="spellStart"/>
      <w:r>
        <w:t>ADaM</w:t>
      </w:r>
      <w:proofErr w:type="spellEnd"/>
      <w:r>
        <w:t xml:space="preserve"> conversion, some of the terms, categories and data formats used in the tabulation data have been translated into CDISC standard form</w:t>
      </w:r>
      <w:r w:rsidR="00E81FDA">
        <w:t>at</w:t>
      </w:r>
      <w:r>
        <w:t xml:space="preserve">s in the </w:t>
      </w:r>
      <w:proofErr w:type="spellStart"/>
      <w:r>
        <w:t>ADaM</w:t>
      </w:r>
      <w:proofErr w:type="spellEnd"/>
      <w:r>
        <w:t xml:space="preserve"> data.  This appendix identifies differences between the legacy </w:t>
      </w:r>
      <w:r w:rsidR="00E81FDA">
        <w:t>analysis</w:t>
      </w:r>
      <w:r>
        <w:t xml:space="preserve"> and </w:t>
      </w:r>
      <w:proofErr w:type="spellStart"/>
      <w:r>
        <w:t>ADaM</w:t>
      </w:r>
      <w:proofErr w:type="spellEnd"/>
      <w:r>
        <w:t xml:space="preserve"> </w:t>
      </w:r>
      <w:proofErr w:type="gramStart"/>
      <w:r>
        <w:t>data, and</w:t>
      </w:r>
      <w:proofErr w:type="gramEnd"/>
      <w:r>
        <w:t xml:space="preserve"> explains how </w:t>
      </w:r>
      <w:proofErr w:type="spellStart"/>
      <w:r>
        <w:t>ADaM</w:t>
      </w:r>
      <w:proofErr w:type="spellEnd"/>
      <w:r>
        <w:t xml:space="preserve"> represents the equivalent data.</w:t>
      </w:r>
    </w:p>
    <w:p w14:paraId="11321128" w14:textId="77777777" w:rsidR="00F0551F" w:rsidRDefault="00F0551F" w:rsidP="00E3067C"/>
    <w:p w14:paraId="163192D8" w14:textId="77777777" w:rsidR="00F0551F" w:rsidRPr="00394C1D" w:rsidRDefault="00F0551F" w:rsidP="00F0551F">
      <w:pPr>
        <w:pStyle w:val="Heading1"/>
        <w:numPr>
          <w:ilvl w:val="0"/>
          <w:numId w:val="12"/>
        </w:numPr>
        <w:spacing w:before="120" w:after="240"/>
        <w:rPr>
          <w:lang w:val="en-US"/>
        </w:rPr>
      </w:pPr>
      <w:bookmarkStart w:id="203" w:name="_Toc514840587"/>
      <w:bookmarkStart w:id="204" w:name="_Toc174576567"/>
      <w:r>
        <w:rPr>
          <w:lang w:val="en-US"/>
        </w:rPr>
        <w:t>Conversion Data Flow</w:t>
      </w:r>
      <w:bookmarkEnd w:id="203"/>
      <w:bookmarkEnd w:id="204"/>
    </w:p>
    <w:p w14:paraId="06DB2923" w14:textId="651A9DDF" w:rsidR="00F0551F" w:rsidRDefault="00F0551F" w:rsidP="00F0551F">
      <w:pPr>
        <w:rPr>
          <w:lang w:eastAsia="x-none"/>
        </w:rPr>
      </w:pPr>
      <w:r>
        <w:rPr>
          <w:lang w:eastAsia="x-none"/>
        </w:rPr>
        <w:t>The legacy data was converted to SDTM</w:t>
      </w:r>
      <w:r w:rsidR="00FC6449">
        <w:rPr>
          <w:lang w:eastAsia="x-none"/>
        </w:rPr>
        <w:t>/</w:t>
      </w:r>
      <w:proofErr w:type="spellStart"/>
      <w:r w:rsidR="00FC6449">
        <w:rPr>
          <w:lang w:eastAsia="x-none"/>
        </w:rPr>
        <w:t>ADaM</w:t>
      </w:r>
      <w:proofErr w:type="spellEnd"/>
      <w:r>
        <w:rPr>
          <w:lang w:eastAsia="x-none"/>
        </w:rPr>
        <w:t xml:space="preserve"> as described in the following data flow diagram.</w:t>
      </w:r>
    </w:p>
    <w:p w14:paraId="20C5CDD4" w14:textId="77777777" w:rsidR="00F0551F" w:rsidRDefault="00F0551F" w:rsidP="00F0551F">
      <w:pPr>
        <w:rPr>
          <w:lang w:eastAsia="x-none"/>
        </w:rPr>
      </w:pPr>
    </w:p>
    <w:p w14:paraId="5F75F4A3" w14:textId="77777777" w:rsidR="00F0551F" w:rsidRPr="00E71971" w:rsidRDefault="00F0551F" w:rsidP="00F0551F">
      <w:pPr>
        <w:spacing w:line="240" w:lineRule="auto"/>
        <w:rPr>
          <w:b/>
          <w:lang w:eastAsia="x-none"/>
        </w:rPr>
      </w:pPr>
      <w:r w:rsidRPr="00E71971">
        <w:rPr>
          <w:b/>
          <w:lang w:eastAsia="x-none"/>
        </w:rPr>
        <w:t>Rationale:</w:t>
      </w:r>
    </w:p>
    <w:p w14:paraId="4B36FB03" w14:textId="3653AA64" w:rsidR="00F0551F" w:rsidRDefault="00F0551F" w:rsidP="00F0551F">
      <w:pPr>
        <w:rPr>
          <w:lang w:eastAsia="x-none"/>
        </w:rPr>
      </w:pPr>
      <w:r>
        <w:rPr>
          <w:lang w:eastAsia="x-none"/>
        </w:rPr>
        <w:t>(Text here)</w:t>
      </w:r>
    </w:p>
    <w:p w14:paraId="42BC8416" w14:textId="77777777" w:rsidR="00E46882" w:rsidRDefault="00E46882" w:rsidP="00F0551F">
      <w:pPr>
        <w:rPr>
          <w:lang w:eastAsia="x-none"/>
        </w:rPr>
      </w:pPr>
    </w:p>
    <w:p w14:paraId="3FA396B9" w14:textId="3EA1AA6B" w:rsidR="00E46882" w:rsidRDefault="00E46882" w:rsidP="00B12233">
      <w:pPr>
        <w:pStyle w:val="Heading1"/>
      </w:pPr>
      <w:bookmarkStart w:id="205" w:name="_Toc174576568"/>
      <w:r>
        <w:t>Converted Data Summary</w:t>
      </w:r>
      <w:bookmarkEnd w:id="205"/>
    </w:p>
    <w:p w14:paraId="4B9B5691" w14:textId="674E7B67" w:rsidR="00B12233" w:rsidRDefault="00B12233" w:rsidP="00B12233">
      <w:pPr>
        <w:pStyle w:val="Heading2"/>
        <w:numPr>
          <w:ilvl w:val="0"/>
          <w:numId w:val="15"/>
        </w:numPr>
      </w:pPr>
      <w:bookmarkStart w:id="206" w:name="_Toc174576569"/>
      <w:r>
        <w:rPr>
          <w:lang w:val="en-US"/>
        </w:rPr>
        <w:t>Issues Encountered and Resolved</w:t>
      </w:r>
      <w:bookmarkEnd w:id="206"/>
    </w:p>
    <w:p w14:paraId="51B53D83" w14:textId="629147F5" w:rsidR="00F0551F" w:rsidRPr="00D61BE0" w:rsidRDefault="00B12233" w:rsidP="00F0551F">
      <w:pPr>
        <w:numPr>
          <w:ilvl w:val="0"/>
          <w:numId w:val="11"/>
        </w:numPr>
        <w:spacing w:line="240" w:lineRule="auto"/>
        <w:rPr>
          <w:lang w:val="x-none" w:eastAsia="x-none"/>
        </w:rPr>
      </w:pPr>
      <w:r>
        <w:rPr>
          <w:lang w:eastAsia="x-none"/>
        </w:rPr>
        <w:t xml:space="preserve"> </w:t>
      </w:r>
      <w:r w:rsidR="00F0551F">
        <w:rPr>
          <w:lang w:eastAsia="x-none"/>
        </w:rPr>
        <w:t>(Text and/or table here)</w:t>
      </w:r>
    </w:p>
    <w:p w14:paraId="3105A82D" w14:textId="77777777" w:rsidR="00F0551F" w:rsidRPr="00D61BE0" w:rsidRDefault="00F0551F" w:rsidP="00F0551F">
      <w:pPr>
        <w:numPr>
          <w:ilvl w:val="0"/>
          <w:numId w:val="11"/>
        </w:numPr>
        <w:spacing w:line="240" w:lineRule="auto"/>
        <w:rPr>
          <w:lang w:val="x-none" w:eastAsia="x-none"/>
        </w:rPr>
      </w:pPr>
      <w:r>
        <w:rPr>
          <w:lang w:eastAsia="x-none"/>
        </w:rPr>
        <w:t>(Text and/or table here)</w:t>
      </w:r>
    </w:p>
    <w:p w14:paraId="41119B2B" w14:textId="77777777" w:rsidR="00F0551F" w:rsidRPr="000B20DD" w:rsidRDefault="00F0551F" w:rsidP="00F0551F">
      <w:pPr>
        <w:rPr>
          <w:lang w:eastAsia="x-none"/>
        </w:rPr>
      </w:pPr>
    </w:p>
    <w:p w14:paraId="5B7A8BC6" w14:textId="77777777" w:rsidR="00F0551F" w:rsidRDefault="00F0551F" w:rsidP="00F0551F">
      <w:pPr>
        <w:pStyle w:val="Heading1"/>
        <w:spacing w:before="120"/>
        <w:rPr>
          <w:lang w:val="en-US"/>
        </w:rPr>
      </w:pPr>
      <w:bookmarkStart w:id="207" w:name="_Toc514840590"/>
      <w:bookmarkStart w:id="208" w:name="_Toc174576570"/>
      <w:r>
        <w:rPr>
          <w:lang w:val="en-US"/>
        </w:rPr>
        <w:t>Traceability Data Flow</w:t>
      </w:r>
      <w:bookmarkEnd w:id="207"/>
      <w:bookmarkEnd w:id="208"/>
    </w:p>
    <w:p w14:paraId="07510BE4" w14:textId="77777777" w:rsidR="00F0551F" w:rsidRDefault="00F0551F" w:rsidP="00F0551F">
      <w:pPr>
        <w:rPr>
          <w:lang w:eastAsia="x-none"/>
        </w:rPr>
      </w:pPr>
      <w:r>
        <w:rPr>
          <w:lang w:eastAsia="x-none"/>
        </w:rPr>
        <w:t xml:space="preserve">The legacy data traceability from collection to submission is described in the following data flow diagram.  </w:t>
      </w:r>
    </w:p>
    <w:p w14:paraId="4B41DEF4" w14:textId="77777777" w:rsidR="00F0551F" w:rsidRDefault="00F0551F" w:rsidP="00F0551F">
      <w:pPr>
        <w:rPr>
          <w:lang w:eastAsia="x-none"/>
        </w:rPr>
      </w:pPr>
    </w:p>
    <w:p w14:paraId="3913082A" w14:textId="77777777" w:rsidR="00F0551F" w:rsidRPr="000B20DD" w:rsidRDefault="00F0551F" w:rsidP="00F0551F">
      <w:pPr>
        <w:pStyle w:val="Heading1"/>
        <w:spacing w:before="120"/>
      </w:pPr>
      <w:bookmarkStart w:id="209" w:name="_Toc514840591"/>
      <w:bookmarkStart w:id="210" w:name="_Toc174576571"/>
      <w:r>
        <w:rPr>
          <w:lang w:val="en-US"/>
        </w:rPr>
        <w:t>Outstanding Issues</w:t>
      </w:r>
      <w:bookmarkEnd w:id="209"/>
      <w:bookmarkEnd w:id="210"/>
    </w:p>
    <w:p w14:paraId="2A2CFEB6" w14:textId="77777777" w:rsidR="00F0551F" w:rsidRPr="004544B5" w:rsidRDefault="00F0551F" w:rsidP="00F0551F">
      <w:pPr>
        <w:numPr>
          <w:ilvl w:val="0"/>
          <w:numId w:val="11"/>
        </w:numPr>
        <w:spacing w:line="240" w:lineRule="auto"/>
        <w:rPr>
          <w:lang w:val="x-none" w:eastAsia="x-none"/>
        </w:rPr>
      </w:pPr>
      <w:r>
        <w:rPr>
          <w:lang w:eastAsia="x-none"/>
        </w:rPr>
        <w:t>(Text and/or table here)</w:t>
      </w:r>
    </w:p>
    <w:p w14:paraId="3B189498" w14:textId="1B6F401A" w:rsidR="00970676" w:rsidRDefault="00F0551F" w:rsidP="00280499">
      <w:pPr>
        <w:pStyle w:val="ListParagraph"/>
        <w:numPr>
          <w:ilvl w:val="0"/>
          <w:numId w:val="11"/>
        </w:numPr>
        <w:spacing w:line="273" w:lineRule="auto"/>
        <w:ind w:right="273"/>
      </w:pPr>
      <w:r>
        <w:rPr>
          <w:lang w:eastAsia="x-none"/>
        </w:rPr>
        <w:t>(Text and/or table here)</w:t>
      </w:r>
    </w:p>
    <w:p w14:paraId="39096EF3" w14:textId="77777777" w:rsidR="00970676" w:rsidRPr="00970676" w:rsidRDefault="00970676" w:rsidP="00970676">
      <w:pPr>
        <w:rPr>
          <w:lang w:val="x-none" w:eastAsia="x-none"/>
        </w:rPr>
      </w:pPr>
    </w:p>
    <w:sectPr w:rsidR="00970676" w:rsidRPr="00970676" w:rsidSect="00674A65">
      <w:pgSz w:w="12240" w:h="15840" w:code="1"/>
      <w:pgMar w:top="1440" w:right="1440" w:bottom="1440" w:left="1440" w:header="1008" w:footer="10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B5093" w14:textId="77777777" w:rsidR="00926B16" w:rsidRDefault="00926B16">
      <w:pPr>
        <w:spacing w:before="0" w:line="240" w:lineRule="auto"/>
      </w:pPr>
      <w:r>
        <w:separator/>
      </w:r>
    </w:p>
  </w:endnote>
  <w:endnote w:type="continuationSeparator" w:id="0">
    <w:p w14:paraId="65263823" w14:textId="77777777" w:rsidR="00926B16" w:rsidRDefault="00926B16">
      <w:pPr>
        <w:spacing w:before="0" w:line="240" w:lineRule="auto"/>
      </w:pPr>
      <w:r>
        <w:continuationSeparator/>
      </w:r>
    </w:p>
  </w:endnote>
  <w:endnote w:type="continuationNotice" w:id="1">
    <w:p w14:paraId="1044A836" w14:textId="77777777" w:rsidR="00926B16" w:rsidRDefault="00926B16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03524" w14:textId="1FCBDBE8" w:rsidR="00C30D74" w:rsidRDefault="00C30D74" w:rsidP="009F2F66">
    <w:pPr>
      <w:pStyle w:val="Footer"/>
      <w:tabs>
        <w:tab w:val="clear" w:pos="4680"/>
        <w:tab w:val="clear" w:pos="9360"/>
        <w:tab w:val="right" w:pos="9270"/>
        <w:tab w:val="right" w:pos="12960"/>
      </w:tabs>
    </w:pPr>
    <w:r>
      <w:tab/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C4310F">
      <w:rPr>
        <w:b/>
        <w:noProof/>
      </w:rPr>
      <w:t>7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C4310F">
      <w:rPr>
        <w:b/>
        <w:noProof/>
      </w:rPr>
      <w:t>10</w:t>
    </w:r>
    <w:r>
      <w:rPr>
        <w:b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4CF42" w14:textId="033C3006" w:rsidR="00992060" w:rsidRDefault="00992060">
    <w:pPr>
      <w:pStyle w:val="Footer"/>
    </w:pPr>
    <w:r>
      <w:tab/>
    </w:r>
    <w:r>
      <w:tab/>
    </w:r>
    <w:r>
      <w:tab/>
    </w:r>
    <w:r>
      <w:tab/>
    </w:r>
    <w:sdt>
      <w:sdtPr>
        <w:id w:val="1356386894"/>
        <w:docPartObj>
          <w:docPartGallery w:val="Page Numbers (Bottom of Page)"/>
          <w:docPartUnique/>
        </w:docPartObj>
      </w:sdtPr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F9C7A74" w14:textId="5D3E6180" w:rsidR="00C310C8" w:rsidRDefault="00C310C8" w:rsidP="00C310C8">
    <w:pPr>
      <w:pStyle w:val="Footer"/>
      <w:tabs>
        <w:tab w:val="clear" w:pos="4680"/>
        <w:tab w:val="clear" w:pos="9360"/>
        <w:tab w:val="left" w:pos="11704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1C84E" w14:textId="77777777" w:rsidR="00F45819" w:rsidRDefault="00001AC2" w:rsidP="009F2F66">
    <w:pPr>
      <w:pStyle w:val="Footer"/>
      <w:tabs>
        <w:tab w:val="clear" w:pos="4680"/>
        <w:tab w:val="clear" w:pos="9360"/>
        <w:tab w:val="right" w:pos="9270"/>
        <w:tab w:val="right" w:pos="12960"/>
      </w:tabs>
    </w:pPr>
    <w:r>
      <w:tab/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  <w:noProof/>
      </w:rPr>
      <w:t>7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>
      <w:rPr>
        <w:b/>
        <w:noProof/>
      </w:rPr>
      <w:t>10</w:t>
    </w:r>
    <w:r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3FAD0" w14:textId="77777777" w:rsidR="00926B16" w:rsidRDefault="00926B16">
      <w:pPr>
        <w:spacing w:before="0" w:line="240" w:lineRule="auto"/>
      </w:pPr>
      <w:r>
        <w:separator/>
      </w:r>
    </w:p>
  </w:footnote>
  <w:footnote w:type="continuationSeparator" w:id="0">
    <w:p w14:paraId="6EB132C7" w14:textId="77777777" w:rsidR="00926B16" w:rsidRDefault="00926B16">
      <w:pPr>
        <w:spacing w:before="0" w:line="240" w:lineRule="auto"/>
      </w:pPr>
      <w:r>
        <w:continuationSeparator/>
      </w:r>
    </w:p>
  </w:footnote>
  <w:footnote w:type="continuationNotice" w:id="1">
    <w:p w14:paraId="5CB69389" w14:textId="77777777" w:rsidR="00926B16" w:rsidRDefault="00926B16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3F65A" w14:textId="6085315A" w:rsidR="00C30D74" w:rsidRDefault="00C30D74" w:rsidP="009F2F66">
    <w:pPr>
      <w:pStyle w:val="Header"/>
      <w:tabs>
        <w:tab w:val="clear" w:pos="4680"/>
        <w:tab w:val="clear" w:pos="9360"/>
        <w:tab w:val="right" w:pos="9270"/>
        <w:tab w:val="right" w:pos="12870"/>
      </w:tabs>
      <w:jc w:val="both"/>
      <w:rPr>
        <w:sz w:val="30"/>
        <w:szCs w:val="30"/>
      </w:rPr>
    </w:pPr>
    <w:r>
      <w:rPr>
        <w:sz w:val="30"/>
        <w:szCs w:val="30"/>
      </w:rPr>
      <w:fldChar w:fldCharType="begin"/>
    </w:r>
    <w:r>
      <w:rPr>
        <w:sz w:val="30"/>
        <w:szCs w:val="30"/>
      </w:rPr>
      <w:instrText xml:space="preserve"> STYLEREF  Title </w:instrText>
    </w:r>
    <w:r>
      <w:rPr>
        <w:sz w:val="30"/>
        <w:szCs w:val="30"/>
      </w:rPr>
      <w:fldChar w:fldCharType="separate"/>
    </w:r>
    <w:r w:rsidR="00B754CE">
      <w:rPr>
        <w:noProof/>
        <w:sz w:val="30"/>
        <w:szCs w:val="30"/>
      </w:rPr>
      <w:t>Study &lt;Protocol Number&gt;</w:t>
    </w:r>
    <w:r>
      <w:rPr>
        <w:sz w:val="30"/>
        <w:szCs w:val="30"/>
      </w:rPr>
      <w:fldChar w:fldCharType="end"/>
    </w:r>
    <w:r>
      <w:rPr>
        <w:sz w:val="30"/>
        <w:szCs w:val="30"/>
      </w:rPr>
      <w:tab/>
    </w:r>
    <w:r w:rsidR="00331105">
      <w:rPr>
        <w:sz w:val="30"/>
        <w:szCs w:val="30"/>
      </w:rPr>
      <w:t xml:space="preserve">     </w:t>
    </w:r>
    <w:r>
      <w:rPr>
        <w:sz w:val="30"/>
        <w:szCs w:val="30"/>
      </w:rPr>
      <w:t>Analysis Data Reviewer’s Guide</w:t>
    </w:r>
  </w:p>
  <w:p w14:paraId="77BEA1A6" w14:textId="77777777" w:rsidR="00C30D74" w:rsidRPr="008E1C99" w:rsidRDefault="00C30D74" w:rsidP="009F2F6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03790" w14:textId="133EC10D" w:rsidR="00C30D74" w:rsidRPr="00FF436B" w:rsidRDefault="00C30D74" w:rsidP="00E04791">
    <w:pPr>
      <w:pStyle w:val="Header"/>
      <w:tabs>
        <w:tab w:val="clear" w:pos="4680"/>
        <w:tab w:val="clear" w:pos="9360"/>
        <w:tab w:val="right" w:pos="9270"/>
        <w:tab w:val="right" w:pos="12870"/>
      </w:tabs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C5F75" w14:textId="77777777" w:rsidR="00F45819" w:rsidRDefault="00F4581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CBA66" w14:textId="513346D5" w:rsidR="00001AC2" w:rsidRDefault="00001AC2" w:rsidP="009F2F66">
    <w:pPr>
      <w:pStyle w:val="Header"/>
      <w:tabs>
        <w:tab w:val="clear" w:pos="4680"/>
        <w:tab w:val="clear" w:pos="9360"/>
        <w:tab w:val="right" w:pos="9270"/>
        <w:tab w:val="right" w:pos="12870"/>
      </w:tabs>
      <w:jc w:val="both"/>
      <w:rPr>
        <w:sz w:val="30"/>
        <w:szCs w:val="30"/>
      </w:rPr>
    </w:pPr>
    <w:r>
      <w:rPr>
        <w:sz w:val="30"/>
        <w:szCs w:val="30"/>
      </w:rPr>
      <w:fldChar w:fldCharType="begin"/>
    </w:r>
    <w:r>
      <w:rPr>
        <w:sz w:val="30"/>
        <w:szCs w:val="30"/>
      </w:rPr>
      <w:instrText xml:space="preserve"> STYLEREF  Title </w:instrText>
    </w:r>
    <w:r>
      <w:rPr>
        <w:sz w:val="30"/>
        <w:szCs w:val="30"/>
      </w:rPr>
      <w:fldChar w:fldCharType="separate"/>
    </w:r>
    <w:r w:rsidR="00B754CE">
      <w:rPr>
        <w:noProof/>
        <w:sz w:val="30"/>
        <w:szCs w:val="30"/>
      </w:rPr>
      <w:t>Study &lt;Protocol Number&gt;</w:t>
    </w:r>
    <w:r>
      <w:rPr>
        <w:sz w:val="30"/>
        <w:szCs w:val="30"/>
      </w:rPr>
      <w:fldChar w:fldCharType="end"/>
    </w:r>
    <w:r>
      <w:rPr>
        <w:sz w:val="30"/>
        <w:szCs w:val="30"/>
      </w:rPr>
      <w:tab/>
      <w:t>Analysis Data Reviewer’s Guide</w:t>
    </w:r>
  </w:p>
  <w:p w14:paraId="1677C588" w14:textId="77777777" w:rsidR="00F45819" w:rsidRDefault="00F45819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E34D9" w14:textId="77777777" w:rsidR="00F45819" w:rsidRDefault="00F458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68E0C1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DDE42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8B7F42"/>
    <w:multiLevelType w:val="multilevel"/>
    <w:tmpl w:val="4026492C"/>
    <w:lvl w:ilvl="0">
      <w:start w:val="1"/>
      <w:numFmt w:val="decimal"/>
      <w:pStyle w:val="Heading1"/>
      <w:lvlText w:val="%1."/>
      <w:lvlJc w:val="left"/>
      <w:pPr>
        <w:ind w:left="45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EE514F2"/>
    <w:multiLevelType w:val="hybridMultilevel"/>
    <w:tmpl w:val="36887B48"/>
    <w:lvl w:ilvl="0" w:tplc="D3AE63D6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6A2A70"/>
    <w:multiLevelType w:val="hybridMultilevel"/>
    <w:tmpl w:val="A216C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35561"/>
    <w:multiLevelType w:val="hybridMultilevel"/>
    <w:tmpl w:val="D9401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E43B49"/>
    <w:multiLevelType w:val="hybridMultilevel"/>
    <w:tmpl w:val="52FACF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CA8394B"/>
    <w:multiLevelType w:val="hybridMultilevel"/>
    <w:tmpl w:val="B0EE44EE"/>
    <w:lvl w:ilvl="0" w:tplc="EDAC9A5E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A0C4DE9"/>
    <w:multiLevelType w:val="multilevel"/>
    <w:tmpl w:val="51BCEFDE"/>
    <w:lvl w:ilvl="0">
      <w:start w:val="1"/>
      <w:numFmt w:val="decimal"/>
      <w:lvlText w:val="1.%1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lvlText w:val="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5B285D87"/>
    <w:multiLevelType w:val="hybridMultilevel"/>
    <w:tmpl w:val="B0EE44EE"/>
    <w:lvl w:ilvl="0" w:tplc="EDAC9A5E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F1C504C"/>
    <w:multiLevelType w:val="hybridMultilevel"/>
    <w:tmpl w:val="21BCA1B8"/>
    <w:lvl w:ilvl="0" w:tplc="3CC4BC10">
      <w:start w:val="1"/>
      <w:numFmt w:val="decimal"/>
      <w:lvlText w:val="2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68752534">
    <w:abstractNumId w:val="8"/>
  </w:num>
  <w:num w:numId="2" w16cid:durableId="1665359111">
    <w:abstractNumId w:val="2"/>
  </w:num>
  <w:num w:numId="3" w16cid:durableId="330839777">
    <w:abstractNumId w:val="10"/>
  </w:num>
  <w:num w:numId="4" w16cid:durableId="571474069">
    <w:abstractNumId w:val="7"/>
  </w:num>
  <w:num w:numId="5" w16cid:durableId="579170273">
    <w:abstractNumId w:val="3"/>
  </w:num>
  <w:num w:numId="6" w16cid:durableId="883172101">
    <w:abstractNumId w:val="1"/>
  </w:num>
  <w:num w:numId="7" w16cid:durableId="1661888512">
    <w:abstractNumId w:val="0"/>
  </w:num>
  <w:num w:numId="8" w16cid:durableId="273753200">
    <w:abstractNumId w:val="5"/>
  </w:num>
  <w:num w:numId="9" w16cid:durableId="356858352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37761616">
    <w:abstractNumId w:val="2"/>
    <w:lvlOverride w:ilvl="0">
      <w:startOverride w:val="6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2745419">
    <w:abstractNumId w:val="6"/>
  </w:num>
  <w:num w:numId="12" w16cid:durableId="944385530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40869928">
    <w:abstractNumId w:val="2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63415292">
    <w:abstractNumId w:val="4"/>
  </w:num>
  <w:num w:numId="15" w16cid:durableId="548079726">
    <w:abstractNumId w:val="9"/>
  </w:num>
  <w:num w:numId="16" w16cid:durableId="773980811">
    <w:abstractNumId w:val="2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35996766">
    <w:abstractNumId w:val="2"/>
    <w:lvlOverride w:ilvl="0">
      <w:startOverride w:val="6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95737600">
    <w:abstractNumId w:val="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6923865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radnya Bharambe">
    <w15:presenceInfo w15:providerId="AD" w15:userId="S::pbharambe@ultragenyx.com::6ea6e778-11b9-4e91-b515-9630f17e615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trackRevisions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BE2"/>
    <w:rsid w:val="00001AC2"/>
    <w:rsid w:val="00026E52"/>
    <w:rsid w:val="00030C05"/>
    <w:rsid w:val="00036F1F"/>
    <w:rsid w:val="0004071C"/>
    <w:rsid w:val="00056233"/>
    <w:rsid w:val="0006414A"/>
    <w:rsid w:val="00085EA5"/>
    <w:rsid w:val="00087BE1"/>
    <w:rsid w:val="000A4CF8"/>
    <w:rsid w:val="000B20A2"/>
    <w:rsid w:val="000B4580"/>
    <w:rsid w:val="000B5CE6"/>
    <w:rsid w:val="000B6EA3"/>
    <w:rsid w:val="000C3647"/>
    <w:rsid w:val="000F1704"/>
    <w:rsid w:val="000F4554"/>
    <w:rsid w:val="00116BCB"/>
    <w:rsid w:val="001634D7"/>
    <w:rsid w:val="0017058A"/>
    <w:rsid w:val="00172DD8"/>
    <w:rsid w:val="0017400D"/>
    <w:rsid w:val="00185DDE"/>
    <w:rsid w:val="0018630C"/>
    <w:rsid w:val="00187F00"/>
    <w:rsid w:val="00190BFC"/>
    <w:rsid w:val="001A189B"/>
    <w:rsid w:val="001A65D6"/>
    <w:rsid w:val="001A7ACF"/>
    <w:rsid w:val="001B1EF3"/>
    <w:rsid w:val="001C468B"/>
    <w:rsid w:val="001F4256"/>
    <w:rsid w:val="001F4C2A"/>
    <w:rsid w:val="00214382"/>
    <w:rsid w:val="00216389"/>
    <w:rsid w:val="00226105"/>
    <w:rsid w:val="00232598"/>
    <w:rsid w:val="00232683"/>
    <w:rsid w:val="00244FB4"/>
    <w:rsid w:val="00260EC2"/>
    <w:rsid w:val="00262943"/>
    <w:rsid w:val="0027798E"/>
    <w:rsid w:val="00280499"/>
    <w:rsid w:val="002847EB"/>
    <w:rsid w:val="00287632"/>
    <w:rsid w:val="0029668F"/>
    <w:rsid w:val="002A0E66"/>
    <w:rsid w:val="002B7DD1"/>
    <w:rsid w:val="002E1A19"/>
    <w:rsid w:val="002F04B1"/>
    <w:rsid w:val="002F246F"/>
    <w:rsid w:val="002F298E"/>
    <w:rsid w:val="002F4189"/>
    <w:rsid w:val="002F6CED"/>
    <w:rsid w:val="00300491"/>
    <w:rsid w:val="00301429"/>
    <w:rsid w:val="00305280"/>
    <w:rsid w:val="0031486D"/>
    <w:rsid w:val="003226AB"/>
    <w:rsid w:val="0032355F"/>
    <w:rsid w:val="00324439"/>
    <w:rsid w:val="0032634E"/>
    <w:rsid w:val="003275B4"/>
    <w:rsid w:val="003302BE"/>
    <w:rsid w:val="00331105"/>
    <w:rsid w:val="00343641"/>
    <w:rsid w:val="00355208"/>
    <w:rsid w:val="00355697"/>
    <w:rsid w:val="00355EBB"/>
    <w:rsid w:val="00357DA0"/>
    <w:rsid w:val="00361547"/>
    <w:rsid w:val="00372AFF"/>
    <w:rsid w:val="00374636"/>
    <w:rsid w:val="00381250"/>
    <w:rsid w:val="003817AE"/>
    <w:rsid w:val="003845B8"/>
    <w:rsid w:val="003C105C"/>
    <w:rsid w:val="003F1914"/>
    <w:rsid w:val="003F61C8"/>
    <w:rsid w:val="003F7E66"/>
    <w:rsid w:val="00411531"/>
    <w:rsid w:val="004162B3"/>
    <w:rsid w:val="0042630F"/>
    <w:rsid w:val="0042685F"/>
    <w:rsid w:val="0044305F"/>
    <w:rsid w:val="00444487"/>
    <w:rsid w:val="00455F83"/>
    <w:rsid w:val="004573E2"/>
    <w:rsid w:val="004574A7"/>
    <w:rsid w:val="00474365"/>
    <w:rsid w:val="00477AEF"/>
    <w:rsid w:val="00495488"/>
    <w:rsid w:val="00495660"/>
    <w:rsid w:val="00497C79"/>
    <w:rsid w:val="004C0B87"/>
    <w:rsid w:val="004C7848"/>
    <w:rsid w:val="004D1B88"/>
    <w:rsid w:val="004D6290"/>
    <w:rsid w:val="004E169C"/>
    <w:rsid w:val="004E3A3F"/>
    <w:rsid w:val="004F00CF"/>
    <w:rsid w:val="004F535A"/>
    <w:rsid w:val="005147C2"/>
    <w:rsid w:val="00517957"/>
    <w:rsid w:val="005231E5"/>
    <w:rsid w:val="00532F85"/>
    <w:rsid w:val="0053509E"/>
    <w:rsid w:val="00544D31"/>
    <w:rsid w:val="00556A5C"/>
    <w:rsid w:val="005625EB"/>
    <w:rsid w:val="00577547"/>
    <w:rsid w:val="005833B9"/>
    <w:rsid w:val="00585C75"/>
    <w:rsid w:val="005A63D0"/>
    <w:rsid w:val="005B552D"/>
    <w:rsid w:val="005C4032"/>
    <w:rsid w:val="005C4D2E"/>
    <w:rsid w:val="005D5DA6"/>
    <w:rsid w:val="005E0D88"/>
    <w:rsid w:val="005E5EB9"/>
    <w:rsid w:val="005F661C"/>
    <w:rsid w:val="006015E8"/>
    <w:rsid w:val="0060638F"/>
    <w:rsid w:val="00606FCA"/>
    <w:rsid w:val="00607889"/>
    <w:rsid w:val="0061173D"/>
    <w:rsid w:val="006319B6"/>
    <w:rsid w:val="006403FC"/>
    <w:rsid w:val="0064450C"/>
    <w:rsid w:val="006464FC"/>
    <w:rsid w:val="00650117"/>
    <w:rsid w:val="00654C2B"/>
    <w:rsid w:val="0065613F"/>
    <w:rsid w:val="00663682"/>
    <w:rsid w:val="00671139"/>
    <w:rsid w:val="00674A65"/>
    <w:rsid w:val="006771D5"/>
    <w:rsid w:val="00682CDC"/>
    <w:rsid w:val="00683B97"/>
    <w:rsid w:val="006867E3"/>
    <w:rsid w:val="00693821"/>
    <w:rsid w:val="006B5753"/>
    <w:rsid w:val="006C12E1"/>
    <w:rsid w:val="006F5BB1"/>
    <w:rsid w:val="0070098F"/>
    <w:rsid w:val="00720A08"/>
    <w:rsid w:val="00733615"/>
    <w:rsid w:val="00736192"/>
    <w:rsid w:val="007363BC"/>
    <w:rsid w:val="00757CA2"/>
    <w:rsid w:val="007626CF"/>
    <w:rsid w:val="00767630"/>
    <w:rsid w:val="00770AB4"/>
    <w:rsid w:val="00786B09"/>
    <w:rsid w:val="00790089"/>
    <w:rsid w:val="0079517E"/>
    <w:rsid w:val="007B793F"/>
    <w:rsid w:val="007C0FC7"/>
    <w:rsid w:val="007D63AC"/>
    <w:rsid w:val="007D6F40"/>
    <w:rsid w:val="007D78AE"/>
    <w:rsid w:val="007E406F"/>
    <w:rsid w:val="007E7D31"/>
    <w:rsid w:val="007F7F8A"/>
    <w:rsid w:val="00814F3E"/>
    <w:rsid w:val="00830E9F"/>
    <w:rsid w:val="0083630B"/>
    <w:rsid w:val="00837AEA"/>
    <w:rsid w:val="00842069"/>
    <w:rsid w:val="00847CED"/>
    <w:rsid w:val="0085363E"/>
    <w:rsid w:val="00855808"/>
    <w:rsid w:val="0086609F"/>
    <w:rsid w:val="00872D9D"/>
    <w:rsid w:val="0087322E"/>
    <w:rsid w:val="008950F1"/>
    <w:rsid w:val="008A14FD"/>
    <w:rsid w:val="008A6A19"/>
    <w:rsid w:val="008C51D1"/>
    <w:rsid w:val="008C7456"/>
    <w:rsid w:val="008D7BDB"/>
    <w:rsid w:val="008E3AED"/>
    <w:rsid w:val="008F7FAC"/>
    <w:rsid w:val="00906287"/>
    <w:rsid w:val="009255AD"/>
    <w:rsid w:val="00926B16"/>
    <w:rsid w:val="009321C5"/>
    <w:rsid w:val="00932D7C"/>
    <w:rsid w:val="00942B1F"/>
    <w:rsid w:val="00946C06"/>
    <w:rsid w:val="00957554"/>
    <w:rsid w:val="00970676"/>
    <w:rsid w:val="00974E79"/>
    <w:rsid w:val="009810DE"/>
    <w:rsid w:val="00992060"/>
    <w:rsid w:val="009A2100"/>
    <w:rsid w:val="009C000C"/>
    <w:rsid w:val="009C345D"/>
    <w:rsid w:val="009C4689"/>
    <w:rsid w:val="009C5B48"/>
    <w:rsid w:val="009D35F3"/>
    <w:rsid w:val="009E62CC"/>
    <w:rsid w:val="009E77F1"/>
    <w:rsid w:val="009F2F66"/>
    <w:rsid w:val="009F5D53"/>
    <w:rsid w:val="00A05AF3"/>
    <w:rsid w:val="00A12012"/>
    <w:rsid w:val="00A143AE"/>
    <w:rsid w:val="00A15DAB"/>
    <w:rsid w:val="00A32E73"/>
    <w:rsid w:val="00A44025"/>
    <w:rsid w:val="00A73E1F"/>
    <w:rsid w:val="00AA2CAD"/>
    <w:rsid w:val="00AA392E"/>
    <w:rsid w:val="00AA7F53"/>
    <w:rsid w:val="00AB132E"/>
    <w:rsid w:val="00AB13C3"/>
    <w:rsid w:val="00AC599A"/>
    <w:rsid w:val="00AC77A5"/>
    <w:rsid w:val="00AF0905"/>
    <w:rsid w:val="00B0395E"/>
    <w:rsid w:val="00B0441C"/>
    <w:rsid w:val="00B12233"/>
    <w:rsid w:val="00B14028"/>
    <w:rsid w:val="00B2055F"/>
    <w:rsid w:val="00B246E4"/>
    <w:rsid w:val="00B369B3"/>
    <w:rsid w:val="00B44373"/>
    <w:rsid w:val="00B64209"/>
    <w:rsid w:val="00B72274"/>
    <w:rsid w:val="00B754CE"/>
    <w:rsid w:val="00B77420"/>
    <w:rsid w:val="00B810B8"/>
    <w:rsid w:val="00B8222A"/>
    <w:rsid w:val="00BA1FDF"/>
    <w:rsid w:val="00BB7137"/>
    <w:rsid w:val="00BC4B46"/>
    <w:rsid w:val="00BD1061"/>
    <w:rsid w:val="00BD4340"/>
    <w:rsid w:val="00BE1E37"/>
    <w:rsid w:val="00BF5C3F"/>
    <w:rsid w:val="00C06725"/>
    <w:rsid w:val="00C07922"/>
    <w:rsid w:val="00C07995"/>
    <w:rsid w:val="00C13B3D"/>
    <w:rsid w:val="00C30D74"/>
    <w:rsid w:val="00C310C8"/>
    <w:rsid w:val="00C3453B"/>
    <w:rsid w:val="00C4310F"/>
    <w:rsid w:val="00C61954"/>
    <w:rsid w:val="00C66A99"/>
    <w:rsid w:val="00C87B58"/>
    <w:rsid w:val="00C87E48"/>
    <w:rsid w:val="00CA572B"/>
    <w:rsid w:val="00CA5E3D"/>
    <w:rsid w:val="00CB5BE2"/>
    <w:rsid w:val="00CC6C7D"/>
    <w:rsid w:val="00CC7E75"/>
    <w:rsid w:val="00CD3673"/>
    <w:rsid w:val="00CD45A8"/>
    <w:rsid w:val="00D06B02"/>
    <w:rsid w:val="00D15906"/>
    <w:rsid w:val="00D24A1C"/>
    <w:rsid w:val="00D3487A"/>
    <w:rsid w:val="00D402EA"/>
    <w:rsid w:val="00D413C5"/>
    <w:rsid w:val="00D4282B"/>
    <w:rsid w:val="00D5008E"/>
    <w:rsid w:val="00D67E78"/>
    <w:rsid w:val="00D717DA"/>
    <w:rsid w:val="00D71BCF"/>
    <w:rsid w:val="00D7700B"/>
    <w:rsid w:val="00D913C8"/>
    <w:rsid w:val="00DD3140"/>
    <w:rsid w:val="00DE1359"/>
    <w:rsid w:val="00DE7ACC"/>
    <w:rsid w:val="00E021AD"/>
    <w:rsid w:val="00E04791"/>
    <w:rsid w:val="00E06300"/>
    <w:rsid w:val="00E1499F"/>
    <w:rsid w:val="00E21DF9"/>
    <w:rsid w:val="00E23401"/>
    <w:rsid w:val="00E3067C"/>
    <w:rsid w:val="00E46882"/>
    <w:rsid w:val="00E54C2C"/>
    <w:rsid w:val="00E551EC"/>
    <w:rsid w:val="00E66012"/>
    <w:rsid w:val="00E7314D"/>
    <w:rsid w:val="00E81FDA"/>
    <w:rsid w:val="00E866BA"/>
    <w:rsid w:val="00E96730"/>
    <w:rsid w:val="00E97C7D"/>
    <w:rsid w:val="00EA7D7D"/>
    <w:rsid w:val="00EC466F"/>
    <w:rsid w:val="00EC4A5E"/>
    <w:rsid w:val="00ED2A9C"/>
    <w:rsid w:val="00ED69FB"/>
    <w:rsid w:val="00EE171F"/>
    <w:rsid w:val="00EE1902"/>
    <w:rsid w:val="00F0551F"/>
    <w:rsid w:val="00F10A77"/>
    <w:rsid w:val="00F17761"/>
    <w:rsid w:val="00F40CE2"/>
    <w:rsid w:val="00F45819"/>
    <w:rsid w:val="00F67700"/>
    <w:rsid w:val="00F73FAF"/>
    <w:rsid w:val="00F84CDE"/>
    <w:rsid w:val="00F876C5"/>
    <w:rsid w:val="00FA3439"/>
    <w:rsid w:val="00FB0B87"/>
    <w:rsid w:val="00FB51F4"/>
    <w:rsid w:val="00FB6E5A"/>
    <w:rsid w:val="00FC12DB"/>
    <w:rsid w:val="00FC6449"/>
    <w:rsid w:val="00FD0EC2"/>
    <w:rsid w:val="00FD55BD"/>
    <w:rsid w:val="00FE5D93"/>
    <w:rsid w:val="00FF6958"/>
    <w:rsid w:val="00FF7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501E69"/>
  <w15:chartTrackingRefBased/>
  <w15:docId w15:val="{5FAB2F72-BC81-4955-A46F-DC910614B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660"/>
    <w:pPr>
      <w:spacing w:before="120" w:after="0" w:line="276" w:lineRule="auto"/>
    </w:pPr>
    <w:rPr>
      <w:rFonts w:ascii="Times New Roman" w:eastAsia="Calibri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5BE2"/>
    <w:pPr>
      <w:keepNext/>
      <w:keepLines/>
      <w:numPr>
        <w:numId w:val="2"/>
      </w:numPr>
      <w:spacing w:before="360" w:line="240" w:lineRule="auto"/>
      <w:outlineLvl w:val="0"/>
    </w:pPr>
    <w:rPr>
      <w:rFonts w:eastAsia="Times New Roman"/>
      <w:b/>
      <w:bCs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B12233"/>
    <w:pPr>
      <w:keepNext/>
      <w:keepLines/>
      <w:spacing w:before="240" w:line="240" w:lineRule="auto"/>
      <w:outlineLvl w:val="1"/>
    </w:pPr>
    <w:rPr>
      <w:rFonts w:eastAsia="Times New Roman"/>
      <w:b/>
      <w:bCs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CB5BE2"/>
    <w:pPr>
      <w:keepNext/>
      <w:keepLines/>
      <w:spacing w:before="200"/>
      <w:outlineLvl w:val="2"/>
    </w:pPr>
    <w:rPr>
      <w:rFonts w:eastAsia="Times New Roman"/>
      <w:b/>
      <w:bCs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4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45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BE2"/>
    <w:rPr>
      <w:rFonts w:ascii="Times New Roman" w:eastAsia="Times New Roman" w:hAnsi="Times New Roman" w:cs="Times New Roman"/>
      <w:b/>
      <w:bCs/>
      <w:sz w:val="28"/>
      <w:szCs w:val="28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rsid w:val="00B12233"/>
    <w:rPr>
      <w:rFonts w:ascii="Times New Roman" w:eastAsia="Times New Roman" w:hAnsi="Times New Roman" w:cs="Times New Roman"/>
      <w:b/>
      <w:bCs/>
      <w:sz w:val="26"/>
      <w:szCs w:val="26"/>
      <w:lang w:val="x-none" w:eastAsia="x-none"/>
    </w:rPr>
  </w:style>
  <w:style w:type="character" w:customStyle="1" w:styleId="Heading3Char">
    <w:name w:val="Heading 3 Char"/>
    <w:basedOn w:val="DefaultParagraphFont"/>
    <w:link w:val="Heading3"/>
    <w:uiPriority w:val="9"/>
    <w:rsid w:val="00CB5BE2"/>
    <w:rPr>
      <w:rFonts w:ascii="Times New Roman" w:eastAsia="Times New Roman" w:hAnsi="Times New Roman" w:cs="Times New Roman"/>
      <w:b/>
      <w:bCs/>
      <w:sz w:val="24"/>
      <w:szCs w:val="20"/>
      <w:lang w:val="x-none" w:eastAsia="x-none"/>
    </w:rPr>
  </w:style>
  <w:style w:type="paragraph" w:styleId="ListParagraph">
    <w:name w:val="List Paragraph"/>
    <w:basedOn w:val="Normal"/>
    <w:uiPriority w:val="34"/>
    <w:qFormat/>
    <w:rsid w:val="00CB5BE2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qFormat/>
    <w:rsid w:val="00CB5BE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74365"/>
    <w:pPr>
      <w:tabs>
        <w:tab w:val="left" w:pos="446"/>
        <w:tab w:val="right" w:leader="dot" w:pos="9350"/>
      </w:tabs>
      <w:spacing w:after="60" w:line="240" w:lineRule="auto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474365"/>
    <w:pPr>
      <w:tabs>
        <w:tab w:val="left" w:pos="880"/>
        <w:tab w:val="right" w:leader="dot" w:pos="9350"/>
      </w:tabs>
      <w:spacing w:before="60" w:line="240" w:lineRule="auto"/>
      <w:ind w:left="216"/>
    </w:pPr>
  </w:style>
  <w:style w:type="character" w:styleId="Hyperlink">
    <w:name w:val="Hyperlink"/>
    <w:uiPriority w:val="99"/>
    <w:unhideWhenUsed/>
    <w:rsid w:val="00CB5BE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CB5BE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BE2"/>
    <w:rPr>
      <w:rFonts w:ascii="Times New Roman" w:eastAsia="Calibri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B5BE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BE2"/>
    <w:rPr>
      <w:rFonts w:ascii="Times New Roman" w:eastAsia="Calibri" w:hAnsi="Times New Roman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CB5BE2"/>
    <w:pPr>
      <w:spacing w:before="60" w:line="240" w:lineRule="auto"/>
      <w:ind w:left="446"/>
    </w:pPr>
  </w:style>
  <w:style w:type="paragraph" w:styleId="Title">
    <w:name w:val="Title"/>
    <w:basedOn w:val="Normal"/>
    <w:next w:val="Normal"/>
    <w:link w:val="TitleChar"/>
    <w:uiPriority w:val="10"/>
    <w:qFormat/>
    <w:rsid w:val="00CB5BE2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basedOn w:val="DefaultParagraphFont"/>
    <w:link w:val="Title"/>
    <w:uiPriority w:val="10"/>
    <w:rsid w:val="00CB5BE2"/>
    <w:rPr>
      <w:rFonts w:ascii="Cambria" w:eastAsia="Times New Roman" w:hAnsi="Cambria" w:cs="Times New Roman"/>
      <w:b/>
      <w:bCs/>
      <w:kern w:val="28"/>
      <w:sz w:val="32"/>
      <w:szCs w:val="32"/>
      <w:lang w:val="x-none" w:eastAsia="x-none"/>
    </w:rPr>
  </w:style>
  <w:style w:type="paragraph" w:styleId="BodyText">
    <w:name w:val="Body Text"/>
    <w:basedOn w:val="Normal"/>
    <w:link w:val="BodyTextChar"/>
    <w:rsid w:val="00CB5BE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CB5BE2"/>
    <w:rPr>
      <w:rFonts w:ascii="Times New Roman" w:eastAsia="Calibri" w:hAnsi="Times New Roman" w:cs="Times New Roman"/>
    </w:rPr>
  </w:style>
  <w:style w:type="paragraph" w:styleId="ListBullet">
    <w:name w:val="List Bullet"/>
    <w:basedOn w:val="Normal"/>
    <w:rsid w:val="00CB5BE2"/>
    <w:pPr>
      <w:numPr>
        <w:numId w:val="6"/>
      </w:numPr>
    </w:pPr>
  </w:style>
  <w:style w:type="paragraph" w:styleId="ListBullet2">
    <w:name w:val="List Bullet 2"/>
    <w:basedOn w:val="Normal"/>
    <w:rsid w:val="00CB5BE2"/>
    <w:pPr>
      <w:numPr>
        <w:numId w:val="7"/>
      </w:numPr>
    </w:pPr>
  </w:style>
  <w:style w:type="paragraph" w:customStyle="1" w:styleId="Default">
    <w:name w:val="Default"/>
    <w:rsid w:val="00CB5BE2"/>
    <w:pPr>
      <w:autoSpaceDE w:val="0"/>
      <w:autoSpaceDN w:val="0"/>
      <w:adjustRightInd w:val="0"/>
      <w:spacing w:after="0" w:line="240" w:lineRule="auto"/>
    </w:pPr>
    <w:rPr>
      <w:rFonts w:ascii="Calibri" w:eastAsia="PMingLiU" w:hAnsi="Calibri" w:cs="Calibri"/>
      <w:color w:val="000000"/>
      <w:sz w:val="24"/>
      <w:szCs w:val="24"/>
      <w:lang w:val="en-GB" w:eastAsia="zh-TW"/>
    </w:rPr>
  </w:style>
  <w:style w:type="character" w:styleId="FootnoteReference">
    <w:name w:val="footnote reference"/>
    <w:basedOn w:val="DefaultParagraphFont"/>
    <w:uiPriority w:val="99"/>
    <w:semiHidden/>
    <w:unhideWhenUsed/>
    <w:rsid w:val="00544D31"/>
    <w:rPr>
      <w:vertAlign w:val="superscri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45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45D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CommentReference">
    <w:name w:val="annotation reference"/>
    <w:uiPriority w:val="99"/>
    <w:semiHidden/>
    <w:unhideWhenUsed/>
    <w:qFormat/>
    <w:rsid w:val="006938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93821"/>
    <w:pPr>
      <w:spacing w:line="240" w:lineRule="auto"/>
    </w:pPr>
    <w:rPr>
      <w:rFonts w:ascii="Calibri" w:hAnsi="Calibri"/>
      <w:sz w:val="20"/>
      <w:szCs w:val="20"/>
      <w:lang w:val="x-none" w:eastAsia="x-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93821"/>
    <w:rPr>
      <w:rFonts w:ascii="Calibri" w:eastAsia="Calibri" w:hAnsi="Calibri" w:cs="Times New Roman"/>
      <w:sz w:val="20"/>
      <w:szCs w:val="20"/>
      <w:lang w:val="x-none" w:eastAsia="x-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3821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3821"/>
    <w:rPr>
      <w:rFonts w:ascii="Segoe UI" w:eastAsia="Calibr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0EC2"/>
    <w:rPr>
      <w:rFonts w:ascii="Times New Roman" w:hAnsi="Times New Roman"/>
      <w:b/>
      <w:bCs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0EC2"/>
    <w:rPr>
      <w:rFonts w:ascii="Times New Roman" w:eastAsia="Calibri" w:hAnsi="Times New Roman" w:cs="Times New Roman"/>
      <w:b/>
      <w:bCs/>
      <w:sz w:val="20"/>
      <w:szCs w:val="20"/>
      <w:lang w:val="x-none" w:eastAsia="x-none"/>
    </w:rPr>
  </w:style>
  <w:style w:type="paragraph" w:customStyle="1" w:styleId="TableParagraph">
    <w:name w:val="Table Paragraph"/>
    <w:basedOn w:val="Normal"/>
    <w:uiPriority w:val="1"/>
    <w:qFormat/>
    <w:rsid w:val="00E551EC"/>
    <w:pPr>
      <w:widowControl w:val="0"/>
      <w:spacing w:before="0" w:line="240" w:lineRule="auto"/>
    </w:pPr>
    <w:rPr>
      <w:rFonts w:ascii="Calibri" w:hAnsi="Calibri"/>
    </w:rPr>
  </w:style>
  <w:style w:type="table" w:styleId="TableGrid">
    <w:name w:val="Table Grid"/>
    <w:basedOn w:val="TableNormal"/>
    <w:uiPriority w:val="39"/>
    <w:rsid w:val="008C7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767630"/>
    <w:pPr>
      <w:spacing w:after="0" w:line="240" w:lineRule="auto"/>
    </w:pPr>
    <w:rPr>
      <w:rFonts w:ascii="Times New Roman" w:eastAsia="Calibri" w:hAnsi="Times New Roman" w:cs="Times New Roman"/>
    </w:rPr>
  </w:style>
  <w:style w:type="character" w:customStyle="1" w:styleId="cf01">
    <w:name w:val="cf01"/>
    <w:basedOn w:val="DefaultParagraphFont"/>
    <w:rsid w:val="00767630"/>
    <w:rPr>
      <w:rFonts w:ascii="Segoe UI" w:hAnsi="Segoe UI" w:cs="Segoe UI" w:hint="default"/>
      <w:b/>
      <w:bCs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D63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63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6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3287c2-c033-41e8-8e6b-8d7f205367b0" xsi:nil="true"/>
    <lcf76f155ced4ddcb4097134ff3c332f xmlns="f2cb3943-f450-4615-b027-4dc9dff051c1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BEFBB9781B3F4C95DDC55766020D69" ma:contentTypeVersion="14" ma:contentTypeDescription="Create a new document." ma:contentTypeScope="" ma:versionID="a11b6cf4d6aba090a710cf6ac987fbfc">
  <xsd:schema xmlns:xsd="http://www.w3.org/2001/XMLSchema" xmlns:xs="http://www.w3.org/2001/XMLSchema" xmlns:p="http://schemas.microsoft.com/office/2006/metadata/properties" xmlns:ns2="f2cb3943-f450-4615-b027-4dc9dff051c1" xmlns:ns3="413287c2-c033-41e8-8e6b-8d7f205367b0" targetNamespace="http://schemas.microsoft.com/office/2006/metadata/properties" ma:root="true" ma:fieldsID="551eafd291717c60ffece50ffd0494c6" ns2:_="" ns3:_="">
    <xsd:import namespace="f2cb3943-f450-4615-b027-4dc9dff051c1"/>
    <xsd:import namespace="413287c2-c033-41e8-8e6b-8d7f205367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cb3943-f450-4615-b027-4dc9dff051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49e3c31-ed93-422f-85c6-5d6f62fb85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287c2-c033-41e8-8e6b-8d7f205367b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1763903-f096-447d-8cd3-407313890c9e}" ma:internalName="TaxCatchAll" ma:showField="CatchAllData" ma:web="413287c2-c033-41e8-8e6b-8d7f205367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E27B5F-189E-4B80-AE43-FEA7D8A546E0}">
  <ds:schemaRefs>
    <ds:schemaRef ds:uri="http://schemas.microsoft.com/office/2006/metadata/properties"/>
    <ds:schemaRef ds:uri="http://schemas.microsoft.com/office/infopath/2007/PartnerControls"/>
    <ds:schemaRef ds:uri="413287c2-c033-41e8-8e6b-8d7f205367b0"/>
    <ds:schemaRef ds:uri="f2cb3943-f450-4615-b027-4dc9dff051c1"/>
  </ds:schemaRefs>
</ds:datastoreItem>
</file>

<file path=customXml/itemProps2.xml><?xml version="1.0" encoding="utf-8"?>
<ds:datastoreItem xmlns:ds="http://schemas.openxmlformats.org/officeDocument/2006/customXml" ds:itemID="{FE642BA6-0CA4-4EFE-B840-81E30C77270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4767805-BA42-4905-979D-907F33A3885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50D6BF-2946-447A-9CE4-8456529792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cb3943-f450-4615-b027-4dc9dff051c1"/>
    <ds:schemaRef ds:uri="413287c2-c033-41e8-8e6b-8d7f205367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17</Pages>
  <Words>2159</Words>
  <Characters>12181</Characters>
  <Application>Microsoft Office Word</Application>
  <DocSecurity>0</DocSecurity>
  <Lines>580</Lines>
  <Paragraphs>421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Eli Lilly and Company</Company>
  <LinksUpToDate>false</LinksUpToDate>
  <CharactersWithSpaces>13919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A Lozano</dc:creator>
  <cp:keywords/>
  <dc:description/>
  <cp:lastModifiedBy>Pradnya Bharambe</cp:lastModifiedBy>
  <cp:revision>60</cp:revision>
  <cp:lastPrinted>2019-03-12T13:11:00Z</cp:lastPrinted>
  <dcterms:created xsi:type="dcterms:W3CDTF">2024-05-29T18:32:00Z</dcterms:created>
  <dcterms:modified xsi:type="dcterms:W3CDTF">2026-01-10T05:18:00Z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0x01010094BEFBB9781B3F4C95DDC55766020D69</vt:lpwstr>
  </property>
</Properties>
</file>